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77B9565A" w:rsidR="0091006A" w:rsidRPr="00761166" w:rsidRDefault="0091006A" w:rsidP="00D36D91">
      <w:pPr>
        <w:pStyle w:val="ListParagraph"/>
        <w:spacing w:after="0" w:line="360" w:lineRule="auto"/>
        <w:jc w:val="both"/>
        <w:rPr>
          <w:rFonts w:ascii="Times New Roman" w:hAnsi="Times New Roman" w:cs="Times New Roman"/>
          <w:b/>
          <w:bCs/>
          <w:sz w:val="24"/>
          <w:szCs w:val="24"/>
          <w:lang w:val="en-US"/>
        </w:rPr>
      </w:pPr>
      <w:r w:rsidRPr="00761166">
        <w:rPr>
          <w:rFonts w:ascii="Times New Roman" w:hAnsi="Times New Roman" w:cs="Times New Roman"/>
          <w:b/>
          <w:bCs/>
          <w:sz w:val="24"/>
          <w:szCs w:val="24"/>
          <w:lang w:val="en-US"/>
        </w:rPr>
        <w:t xml:space="preserve">Tugas </w:t>
      </w:r>
      <w:r w:rsidR="009F110D">
        <w:rPr>
          <w:rFonts w:ascii="Times New Roman" w:hAnsi="Times New Roman" w:cs="Times New Roman"/>
          <w:b/>
          <w:bCs/>
          <w:sz w:val="24"/>
          <w:szCs w:val="24"/>
          <w:lang w:val="en-US"/>
        </w:rPr>
        <w:t>6</w:t>
      </w:r>
      <w:r w:rsidRPr="00761166">
        <w:rPr>
          <w:rFonts w:ascii="Times New Roman" w:hAnsi="Times New Roman" w:cs="Times New Roman"/>
          <w:b/>
          <w:bCs/>
          <w:sz w:val="24"/>
          <w:szCs w:val="24"/>
          <w:lang w:val="en-US"/>
        </w:rPr>
        <w:t xml:space="preserve"> (</w:t>
      </w:r>
      <w:r w:rsidR="00761166" w:rsidRPr="00761166">
        <w:rPr>
          <w:rFonts w:ascii="Times New Roman" w:hAnsi="Times New Roman" w:cs="Times New Roman"/>
          <w:b/>
          <w:bCs/>
          <w:sz w:val="24"/>
          <w:szCs w:val="24"/>
          <w:lang w:val="en-US"/>
        </w:rPr>
        <w:t>Pendidikan Anti Korupsi</w:t>
      </w:r>
      <w:r w:rsidRPr="00761166">
        <w:rPr>
          <w:rFonts w:ascii="Times New Roman" w:hAnsi="Times New Roman" w:cs="Times New Roman"/>
          <w:b/>
          <w:bCs/>
          <w:sz w:val="24"/>
          <w:szCs w:val="24"/>
          <w:lang w:val="en-US"/>
        </w:rPr>
        <w:t>)</w:t>
      </w:r>
    </w:p>
    <w:p w14:paraId="3473CFD3" w14:textId="59A9ACCD"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Nama</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Silfiana Dwi Nabiilah</w:t>
      </w:r>
    </w:p>
    <w:p w14:paraId="59F8AE0A"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NIM</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221344028</w:t>
      </w:r>
    </w:p>
    <w:p w14:paraId="34398E0D"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Kelas</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1A TNK</w:t>
      </w:r>
    </w:p>
    <w:p w14:paraId="1F0B4917"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Mata Kuliah</w:t>
      </w:r>
      <w:r w:rsidRPr="00761166">
        <w:rPr>
          <w:rFonts w:ascii="Times New Roman" w:hAnsi="Times New Roman" w:cs="Times New Roman"/>
          <w:sz w:val="24"/>
          <w:szCs w:val="24"/>
          <w:lang w:val="en-US"/>
        </w:rPr>
        <w:tab/>
        <w:t>: Pendidikan Kewarganegaraan</w:t>
      </w:r>
    </w:p>
    <w:p w14:paraId="0EFFABF5" w14:textId="22652368"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Dosen</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Usep Saepurohman, M.Pd</w:t>
      </w:r>
    </w:p>
    <w:p w14:paraId="1D0C0FB2" w14:textId="77777777" w:rsidR="00DA62BD" w:rsidRPr="00761166" w:rsidRDefault="00DA62BD" w:rsidP="00D36D91">
      <w:pPr>
        <w:spacing w:after="0" w:line="360" w:lineRule="auto"/>
        <w:jc w:val="both"/>
        <w:rPr>
          <w:rFonts w:ascii="Times New Roman" w:hAnsi="Times New Roman" w:cs="Times New Roman"/>
          <w:sz w:val="24"/>
          <w:szCs w:val="24"/>
          <w:lang w:val="en-US"/>
        </w:rPr>
      </w:pPr>
    </w:p>
    <w:p w14:paraId="7476DEC5" w14:textId="1117E991" w:rsidR="001B3344" w:rsidRPr="00761166" w:rsidRDefault="00761166" w:rsidP="00761166">
      <w:pPr>
        <w:pStyle w:val="ListParagraph"/>
        <w:numPr>
          <w:ilvl w:val="0"/>
          <w:numId w:val="31"/>
        </w:numPr>
        <w:spacing w:line="360" w:lineRule="auto"/>
        <w:jc w:val="both"/>
        <w:rPr>
          <w:rFonts w:ascii="Times New Roman" w:hAnsi="Times New Roman" w:cs="Times New Roman"/>
          <w:b/>
          <w:bCs/>
          <w:sz w:val="24"/>
          <w:szCs w:val="24"/>
          <w:lang w:eastAsia="id-ID"/>
        </w:rPr>
      </w:pPr>
      <w:r w:rsidRPr="00761166">
        <w:rPr>
          <w:rFonts w:ascii="Times New Roman" w:hAnsi="Times New Roman" w:cs="Times New Roman"/>
          <w:b/>
          <w:bCs/>
          <w:sz w:val="24"/>
          <w:szCs w:val="24"/>
          <w:lang w:val="en-US" w:eastAsia="id-ID"/>
        </w:rPr>
        <w:t>Pengertian Korupsi</w:t>
      </w:r>
    </w:p>
    <w:p w14:paraId="7CAAF6E7" w14:textId="77777777" w:rsidR="00761166" w:rsidRPr="00761166" w:rsidRDefault="00761166" w:rsidP="00761166">
      <w:pPr>
        <w:spacing w:line="360" w:lineRule="auto"/>
        <w:ind w:left="720" w:firstLine="720"/>
        <w:jc w:val="both"/>
        <w:rPr>
          <w:rFonts w:ascii="Times New Roman" w:hAnsi="Times New Roman" w:cs="Times New Roman"/>
          <w:color w:val="000000"/>
          <w:sz w:val="24"/>
          <w:szCs w:val="24"/>
          <w:shd w:val="clear" w:color="auto" w:fill="FFFFFF"/>
        </w:rPr>
      </w:pPr>
      <w:r w:rsidRPr="00761166">
        <w:rPr>
          <w:rFonts w:ascii="Times New Roman" w:hAnsi="Times New Roman" w:cs="Times New Roman"/>
          <w:color w:val="000000"/>
          <w:sz w:val="24"/>
          <w:szCs w:val="24"/>
          <w:shd w:val="clear" w:color="auto" w:fill="FFFFFF"/>
        </w:rPr>
        <w:t>Secara umum, pengertian korupsi adalah semua tindakan tidak jujur yang memanfaatkan jabatan atau kuasa untuk mendapatkan keuntungan bagi pribadi atau orang lain. Di Indonesia, tindak korupsi diatur dalam Undang-undang Nomor 31 Tahun 1999 Tentang Pemberantasan Tidak Pidana Korupsi.</w:t>
      </w:r>
    </w:p>
    <w:p w14:paraId="5D681A58" w14:textId="15F8C8BE" w:rsidR="00761166" w:rsidRPr="00761166" w:rsidRDefault="00761166" w:rsidP="00761166">
      <w:pPr>
        <w:spacing w:line="360" w:lineRule="auto"/>
        <w:ind w:left="720" w:firstLine="720"/>
        <w:jc w:val="both"/>
        <w:rPr>
          <w:rFonts w:ascii="Times New Roman" w:hAnsi="Times New Roman" w:cs="Times New Roman"/>
          <w:color w:val="000000"/>
          <w:sz w:val="24"/>
          <w:szCs w:val="24"/>
        </w:rPr>
      </w:pPr>
      <w:r w:rsidRPr="00761166">
        <w:rPr>
          <w:rFonts w:ascii="Times New Roman" w:hAnsi="Times New Roman" w:cs="Times New Roman"/>
          <w:color w:val="000000"/>
          <w:sz w:val="24"/>
          <w:szCs w:val="24"/>
          <w:shd w:val="clear" w:color="auto" w:fill="FFFFFF"/>
        </w:rPr>
        <w:t>Berdasarkan undang-undang tersebut, korupsi adalah setiap orang yang secara melawan hukum melakukan perbuatan memperkaya diri sendiri, orang lain, atau suatu korporasi yang dapat merugikan keuangan negara dan perekonomian negara.</w:t>
      </w:r>
      <w:r w:rsidRPr="00761166">
        <w:rPr>
          <w:rFonts w:ascii="Times New Roman" w:hAnsi="Times New Roman" w:cs="Times New Roman"/>
          <w:color w:val="000000"/>
          <w:sz w:val="24"/>
          <w:szCs w:val="24"/>
          <w:shd w:val="clear" w:color="auto" w:fill="FFFFFF"/>
        </w:rPr>
        <w:tab/>
      </w:r>
    </w:p>
    <w:p w14:paraId="0439E8E2" w14:textId="63943B6D" w:rsidR="00761166" w:rsidRPr="00761166" w:rsidRDefault="00761166" w:rsidP="00761166">
      <w:pPr>
        <w:pStyle w:val="ListParagraph"/>
        <w:numPr>
          <w:ilvl w:val="0"/>
          <w:numId w:val="35"/>
        </w:numPr>
        <w:spacing w:line="360" w:lineRule="auto"/>
        <w:jc w:val="both"/>
        <w:rPr>
          <w:rFonts w:ascii="Times New Roman" w:hAnsi="Times New Roman" w:cs="Times New Roman"/>
          <w:sz w:val="24"/>
          <w:szCs w:val="24"/>
          <w:lang w:val="en-US" w:eastAsia="id-ID"/>
        </w:rPr>
      </w:pPr>
      <w:r w:rsidRPr="00761166">
        <w:rPr>
          <w:rFonts w:ascii="Times New Roman" w:hAnsi="Times New Roman" w:cs="Times New Roman"/>
          <w:color w:val="000000"/>
          <w:sz w:val="24"/>
          <w:szCs w:val="24"/>
          <w:lang w:val="en-US"/>
        </w:rPr>
        <w:t>Definisi korupsi menurut para ahli yaitu sebagai berikut :</w:t>
      </w:r>
    </w:p>
    <w:p w14:paraId="52C071EA"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t>Nurdjana (1990)</w:t>
      </w:r>
    </w:p>
    <w:p w14:paraId="3BDEFB72" w14:textId="77777777"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istilah yang berasal dari bahasa Yunani yaitu "corruptio", yang berarti perbuatan yang tidak baik, buruk, curang, dapat disuap, tidak bermoral, menyimpang dari kesucian, melanggar norma-norma agama material, mental dan hukum.</w:t>
      </w:r>
    </w:p>
    <w:p w14:paraId="74610B4B"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t>Juniadi Suwartojo (1997)</w:t>
      </w:r>
    </w:p>
    <w:p w14:paraId="49FB3601" w14:textId="77777777"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tingkah laku atau tindakan seseorang atau lebih yang melanggar norma-norma yang berlaku dengan menggunakan dan/atau menyalahgunakan kekuasaan atau kesempatan melalui proses pengadaan, penetapan pungutan penerimaan atau pemberian fasilitas atau jasa lainnya yang dilakukan pada kegiatan penerimaan dan/atau pengeluaran uang atau kekayaan, penyimpanan uang atau kekayaan serta dalam perizinan dan/atau jasa lainnya dengan tujuan keuntungan pribadi atau golongannya sehing langsung atau tidak langsung merugikan kepentingan dan/atau keuangan negara/masyarakat.</w:t>
      </w:r>
    </w:p>
    <w:p w14:paraId="4553A4A5"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t>Haryatmoko</w:t>
      </w:r>
    </w:p>
    <w:p w14:paraId="34E03771" w14:textId="77777777"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upaya menggunakan kemampuan campur tangan karena posisinya untuk menyalahgunakan informasi, keputusan, pengaruh, uang atau kekayaan demi kepentingan keuntungan dirinya.</w:t>
      </w:r>
    </w:p>
    <w:p w14:paraId="18BBBA4D"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lastRenderedPageBreak/>
        <w:t>Mubyarto</w:t>
      </w:r>
    </w:p>
    <w:p w14:paraId="622908DC" w14:textId="60F071BB"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suatu masalah politik lebih daripada ekonomi yang menyentuh keabsahan atau legitimasi pemerintah di mata generasi muda, kaum elite terdidik, dan para pegawai pada umumnya. Akibat yang akan ditimbulkan dari korupsi ini yakni berkurangnya dukungan pada pemerintah dari kelompok elite di tingkat provinsi dan kabupaten.</w:t>
      </w:r>
    </w:p>
    <w:p w14:paraId="58C7BCE2"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t>Syed Hussein Alatas.</w:t>
      </w:r>
    </w:p>
    <w:p w14:paraId="01A6152E" w14:textId="77777777"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subordinasi kepentingan umum di bawah kepentingan pribadi yang mencakup pelanggaran norma, tugas, dan kesejahteraan umum, yang diakukan dengan kerahasiaan, penghianatan, penipuan, dan kemasabodohan dengan akibat yang diderita oleh rakyat.</w:t>
      </w:r>
    </w:p>
    <w:p w14:paraId="5B87287A"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t>Gunnar Myrdal.</w:t>
      </w:r>
    </w:p>
    <w:p w14:paraId="6B28B4F3" w14:textId="77777777"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suatu masalah dalam pemerintahan karena kebiasaan melakukan penyuapan dan ketidakjujuran membuka jalan membongkar korupsi dan tindakan-tindakan penghukuman terhadap pelanggar. Tindakan dalam pemberantasan korupsi umumnya dijadikan pembenar utama terhadap KUP Militer.</w:t>
      </w:r>
    </w:p>
    <w:p w14:paraId="13B2B169" w14:textId="77777777" w:rsidR="00761166" w:rsidRPr="00761166" w:rsidRDefault="00761166" w:rsidP="00761166">
      <w:pPr>
        <w:spacing w:line="360" w:lineRule="auto"/>
        <w:jc w:val="both"/>
        <w:rPr>
          <w:rFonts w:ascii="Times New Roman" w:hAnsi="Times New Roman" w:cs="Times New Roman"/>
          <w:b/>
          <w:bCs/>
          <w:sz w:val="24"/>
          <w:szCs w:val="24"/>
        </w:rPr>
      </w:pPr>
      <w:r w:rsidRPr="00761166">
        <w:rPr>
          <w:rFonts w:ascii="Times New Roman" w:hAnsi="Times New Roman" w:cs="Times New Roman"/>
          <w:b/>
          <w:bCs/>
          <w:sz w:val="24"/>
          <w:szCs w:val="24"/>
        </w:rPr>
        <w:t>Robert Klitgaard.</w:t>
      </w:r>
    </w:p>
    <w:p w14:paraId="494CC89C" w14:textId="77777777" w:rsidR="00761166" w:rsidRPr="00761166" w:rsidRDefault="00761166" w:rsidP="00761166">
      <w:pPr>
        <w:spacing w:line="360" w:lineRule="auto"/>
        <w:ind w:left="720" w:firstLine="720"/>
        <w:jc w:val="both"/>
        <w:rPr>
          <w:rFonts w:ascii="Times New Roman" w:hAnsi="Times New Roman" w:cs="Times New Roman"/>
          <w:sz w:val="24"/>
          <w:szCs w:val="24"/>
        </w:rPr>
      </w:pPr>
      <w:r w:rsidRPr="00761166">
        <w:rPr>
          <w:rFonts w:ascii="Times New Roman" w:hAnsi="Times New Roman" w:cs="Times New Roman"/>
          <w:sz w:val="24"/>
          <w:szCs w:val="24"/>
        </w:rPr>
        <w:t>Korupsi adalah suatu tingkah laku yang menyimpang dari tugas-tugas resmi jabatannya dalam negara, di mana untuk memperoleh keuntungan status atau uang yang menyangkut diri pribadi atau perorangan, keluarga dekat, kelompok sendiri, atau dengan melanggar aturan pelaksanaan yang menyangkut tingkah laku pribadi.</w:t>
      </w:r>
    </w:p>
    <w:p w14:paraId="1B4E5E80" w14:textId="32D6727D" w:rsidR="00761166" w:rsidRPr="00DC1215" w:rsidRDefault="00DC1215" w:rsidP="00DC1215">
      <w:pPr>
        <w:pStyle w:val="ListParagraph"/>
        <w:numPr>
          <w:ilvl w:val="0"/>
          <w:numId w:val="31"/>
        </w:numPr>
        <w:spacing w:line="360" w:lineRule="auto"/>
        <w:jc w:val="both"/>
        <w:rPr>
          <w:rFonts w:ascii="Times New Roman" w:hAnsi="Times New Roman" w:cs="Times New Roman"/>
          <w:b/>
          <w:bCs/>
          <w:sz w:val="24"/>
          <w:szCs w:val="24"/>
          <w:lang w:val="en-US" w:eastAsia="id-ID"/>
        </w:rPr>
      </w:pPr>
      <w:r w:rsidRPr="00DC1215">
        <w:rPr>
          <w:rFonts w:ascii="Times New Roman" w:hAnsi="Times New Roman" w:cs="Times New Roman"/>
          <w:b/>
          <w:bCs/>
          <w:sz w:val="24"/>
          <w:szCs w:val="24"/>
          <w:lang w:val="en-US" w:eastAsia="id-ID"/>
        </w:rPr>
        <w:t>Jenis-Jenis Korupsi</w:t>
      </w:r>
    </w:p>
    <w:p w14:paraId="5E2022E6" w14:textId="2E7062A1" w:rsidR="00DC1215" w:rsidRPr="00DC1215" w:rsidRDefault="00DC1215" w:rsidP="00DC1215">
      <w:pPr>
        <w:spacing w:line="360" w:lineRule="auto"/>
        <w:jc w:val="both"/>
        <w:rPr>
          <w:rFonts w:ascii="Times New Roman" w:hAnsi="Times New Roman" w:cs="Times New Roman"/>
          <w:sz w:val="24"/>
          <w:szCs w:val="24"/>
          <w:lang w:val="en-US"/>
        </w:rPr>
      </w:pPr>
      <w:r w:rsidRPr="00DC1215">
        <w:rPr>
          <w:rFonts w:ascii="Times New Roman" w:hAnsi="Times New Roman" w:cs="Times New Roman"/>
          <w:sz w:val="24"/>
          <w:szCs w:val="24"/>
        </w:rPr>
        <w:t>Pada dasarnya praktik korupsi dapat dibagi menjadi beberapa jenis, yakni</w:t>
      </w:r>
      <w:r>
        <w:rPr>
          <w:rFonts w:ascii="Times New Roman" w:hAnsi="Times New Roman" w:cs="Times New Roman"/>
          <w:sz w:val="24"/>
          <w:szCs w:val="24"/>
          <w:lang w:val="en-US"/>
        </w:rPr>
        <w:t xml:space="preserve"> :</w:t>
      </w:r>
    </w:p>
    <w:p w14:paraId="518746C6" w14:textId="10210742" w:rsidR="00DC1215" w:rsidRPr="00DC1215" w:rsidRDefault="00DC1215" w:rsidP="00DC1215">
      <w:pPr>
        <w:pStyle w:val="ListParagraph"/>
        <w:numPr>
          <w:ilvl w:val="0"/>
          <w:numId w:val="36"/>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t>Penyuapan (Bribery)</w:t>
      </w:r>
      <w:r w:rsidRPr="00DC1215">
        <w:rPr>
          <w:rFonts w:ascii="Times New Roman" w:hAnsi="Times New Roman" w:cs="Times New Roman"/>
          <w:sz w:val="24"/>
          <w:szCs w:val="24"/>
        </w:rPr>
        <w:tab/>
      </w:r>
    </w:p>
    <w:p w14:paraId="3A17E813" w14:textId="471D58C1" w:rsidR="00DC1215" w:rsidRDefault="00DC1215" w:rsidP="00DC1215">
      <w:pPr>
        <w:spacing w:line="360" w:lineRule="auto"/>
        <w:ind w:left="720" w:firstLine="720"/>
        <w:jc w:val="both"/>
        <w:rPr>
          <w:rFonts w:ascii="Times New Roman" w:hAnsi="Times New Roman" w:cs="Times New Roman"/>
          <w:sz w:val="24"/>
          <w:szCs w:val="24"/>
        </w:rPr>
      </w:pPr>
      <w:r w:rsidRPr="00DC1215">
        <w:rPr>
          <w:rFonts w:ascii="Times New Roman" w:hAnsi="Times New Roman" w:cs="Times New Roman"/>
          <w:sz w:val="24"/>
          <w:szCs w:val="24"/>
        </w:rPr>
        <w:t>Penyuapan adalah pembayaran dalam bentuk uang atau sejenisnya yang diberikan atau diambil dalam hubungan korupsi. Dengan demikian, dalam konteks penyuapan, korupsi adalah tindakan membayar atau menerima suap.</w:t>
      </w:r>
      <w:r>
        <w:rPr>
          <w:rFonts w:ascii="Times New Roman" w:hAnsi="Times New Roman" w:cs="Times New Roman"/>
          <w:sz w:val="24"/>
          <w:szCs w:val="24"/>
          <w:lang w:val="en-US"/>
        </w:rPr>
        <w:t xml:space="preserve"> </w:t>
      </w:r>
      <w:r w:rsidRPr="00DC1215">
        <w:rPr>
          <w:rFonts w:ascii="Times New Roman" w:hAnsi="Times New Roman" w:cs="Times New Roman"/>
          <w:sz w:val="24"/>
          <w:szCs w:val="24"/>
        </w:rPr>
        <w:t>Penyuapan biasanya dilakukan dengan tujuan untuk memuluskan atau memperlancar urusan terutama ketika harus melewati proses birokrasi formal.</w:t>
      </w:r>
    </w:p>
    <w:p w14:paraId="4BE2AF44" w14:textId="77777777" w:rsidR="00DC1215" w:rsidRDefault="00DC1215" w:rsidP="00DC1215">
      <w:pPr>
        <w:spacing w:line="360" w:lineRule="auto"/>
        <w:ind w:left="720" w:firstLine="720"/>
        <w:jc w:val="both"/>
        <w:rPr>
          <w:rFonts w:ascii="Times New Roman" w:hAnsi="Times New Roman" w:cs="Times New Roman"/>
          <w:sz w:val="24"/>
          <w:szCs w:val="24"/>
        </w:rPr>
      </w:pPr>
    </w:p>
    <w:p w14:paraId="5439AA94" w14:textId="77777777" w:rsidR="00DC1215" w:rsidRDefault="00DC1215" w:rsidP="00DC1215">
      <w:pPr>
        <w:pStyle w:val="ListParagraph"/>
        <w:numPr>
          <w:ilvl w:val="0"/>
          <w:numId w:val="36"/>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lastRenderedPageBreak/>
        <w:t>Penggelapan/Pencurian (Embezzlement)</w:t>
      </w:r>
      <w:r>
        <w:rPr>
          <w:rFonts w:ascii="Times New Roman" w:hAnsi="Times New Roman" w:cs="Times New Roman"/>
          <w:sz w:val="24"/>
          <w:szCs w:val="24"/>
        </w:rPr>
        <w:tab/>
      </w:r>
    </w:p>
    <w:p w14:paraId="29608D89" w14:textId="77777777" w:rsidR="00DC1215" w:rsidRDefault="00DC1215" w:rsidP="00DC1215">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Penggelapan atau pencurian merupakan tindakan kejahatan menggelapkan atau mencuri uang rakyat yang dilakukan oleh pegawai pemerintah, pegawai sektor swasta, atau aparat birokrasi.</w:t>
      </w:r>
      <w:r>
        <w:rPr>
          <w:rFonts w:ascii="Times New Roman" w:hAnsi="Times New Roman" w:cs="Times New Roman"/>
          <w:sz w:val="24"/>
          <w:szCs w:val="24"/>
        </w:rPr>
        <w:tab/>
      </w:r>
    </w:p>
    <w:p w14:paraId="404127FD" w14:textId="77777777" w:rsidR="00DC1215" w:rsidRDefault="00DC1215" w:rsidP="00DC1215">
      <w:pPr>
        <w:pStyle w:val="ListParagraph"/>
        <w:numPr>
          <w:ilvl w:val="0"/>
          <w:numId w:val="36"/>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t>Penipuan (Fraud)</w:t>
      </w:r>
    </w:p>
    <w:p w14:paraId="2EE6C91E" w14:textId="77777777" w:rsidR="00DC1215" w:rsidRDefault="00DC1215" w:rsidP="00DC1215">
      <w:pPr>
        <w:pStyle w:val="ListParagraph"/>
        <w:spacing w:line="360" w:lineRule="auto"/>
        <w:ind w:firstLine="720"/>
        <w:jc w:val="both"/>
        <w:rPr>
          <w:rFonts w:ascii="Times New Roman" w:hAnsi="Times New Roman" w:cs="Times New Roman"/>
          <w:sz w:val="24"/>
          <w:szCs w:val="24"/>
          <w:lang w:val="en-US"/>
        </w:rPr>
      </w:pPr>
      <w:r w:rsidRPr="00DC1215">
        <w:rPr>
          <w:rFonts w:ascii="Times New Roman" w:hAnsi="Times New Roman" w:cs="Times New Roman"/>
          <w:sz w:val="24"/>
          <w:szCs w:val="24"/>
        </w:rPr>
        <w:t>Penipuan atau fraud dapat didefinisikan sebagai kejahatan ekonomi berwujud kebohongan, penipuan, dan perilaku tidak jujur. Jenis korupsi ini merupakan kejahatan ekonomi yang terorganisir dan biasanya melibatkan pejabat.</w:t>
      </w:r>
      <w:r>
        <w:rPr>
          <w:rFonts w:ascii="Times New Roman" w:hAnsi="Times New Roman" w:cs="Times New Roman"/>
          <w:sz w:val="24"/>
          <w:szCs w:val="24"/>
          <w:lang w:val="en-US"/>
        </w:rPr>
        <w:t xml:space="preserve"> </w:t>
      </w:r>
      <w:r w:rsidRPr="00DC1215">
        <w:rPr>
          <w:rFonts w:ascii="Times New Roman" w:hAnsi="Times New Roman" w:cs="Times New Roman"/>
          <w:sz w:val="24"/>
          <w:szCs w:val="24"/>
        </w:rPr>
        <w:t>Dengan begitu, kegiatan penipuan relatif lebih berbahaya dan berskala lebih luas dibandingkan penyuapan dan penggelapan</w:t>
      </w:r>
      <w:r>
        <w:rPr>
          <w:rFonts w:ascii="Times New Roman" w:hAnsi="Times New Roman" w:cs="Times New Roman"/>
          <w:sz w:val="24"/>
          <w:szCs w:val="24"/>
          <w:lang w:val="en-US"/>
        </w:rPr>
        <w:t>.</w:t>
      </w:r>
    </w:p>
    <w:p w14:paraId="0FD561C2" w14:textId="77777777" w:rsidR="00DC1215" w:rsidRPr="00DC1215" w:rsidRDefault="00DC1215" w:rsidP="00DC1215">
      <w:pPr>
        <w:pStyle w:val="ListParagraph"/>
        <w:numPr>
          <w:ilvl w:val="0"/>
          <w:numId w:val="36"/>
        </w:numPr>
        <w:spacing w:line="360" w:lineRule="auto"/>
        <w:jc w:val="both"/>
        <w:rPr>
          <w:rFonts w:ascii="Times New Roman" w:hAnsi="Times New Roman" w:cs="Times New Roman"/>
          <w:sz w:val="24"/>
          <w:szCs w:val="24"/>
          <w:lang w:val="en-US"/>
        </w:rPr>
      </w:pPr>
      <w:r w:rsidRPr="00DC1215">
        <w:rPr>
          <w:rFonts w:ascii="Times New Roman" w:hAnsi="Times New Roman" w:cs="Times New Roman"/>
          <w:sz w:val="24"/>
          <w:szCs w:val="24"/>
        </w:rPr>
        <w:t>Pemerasan (Extortion)</w:t>
      </w:r>
    </w:p>
    <w:p w14:paraId="1CCB8AC8" w14:textId="77777777" w:rsidR="00DC1215" w:rsidRDefault="00DC1215" w:rsidP="00DC1215">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Korupsi dalam bentuk pemerasan merupakan jenis korupsi yang melibatkan aparat dengan melakukan pemaksaan untuk mendapatkan keuntungan sebagai imbal jasa pelayanan yang diberikan. Pada umumnya, pemerasan dilakukan from above, yaitu dilakukan oleh aparat pemberi layanan terhadap warga.</w:t>
      </w:r>
      <w:r>
        <w:rPr>
          <w:rFonts w:ascii="Times New Roman" w:hAnsi="Times New Roman" w:cs="Times New Roman"/>
          <w:sz w:val="24"/>
          <w:szCs w:val="24"/>
        </w:rPr>
        <w:tab/>
      </w:r>
    </w:p>
    <w:p w14:paraId="6BF0ACC2" w14:textId="77777777" w:rsidR="00DC1215" w:rsidRPr="00DC1215" w:rsidRDefault="00DC1215" w:rsidP="00DC1215">
      <w:pPr>
        <w:pStyle w:val="ListParagraph"/>
        <w:numPr>
          <w:ilvl w:val="0"/>
          <w:numId w:val="36"/>
        </w:numPr>
        <w:spacing w:line="360" w:lineRule="auto"/>
        <w:jc w:val="both"/>
        <w:rPr>
          <w:rFonts w:ascii="Times New Roman" w:hAnsi="Times New Roman" w:cs="Times New Roman"/>
          <w:sz w:val="24"/>
          <w:szCs w:val="24"/>
          <w:lang w:val="en-US"/>
        </w:rPr>
      </w:pPr>
      <w:r w:rsidRPr="00DC1215">
        <w:rPr>
          <w:rFonts w:ascii="Times New Roman" w:hAnsi="Times New Roman" w:cs="Times New Roman"/>
          <w:sz w:val="24"/>
          <w:szCs w:val="24"/>
        </w:rPr>
        <w:t>Favoritisme (Favortism)</w:t>
      </w:r>
      <w:r>
        <w:rPr>
          <w:rFonts w:ascii="Times New Roman" w:hAnsi="Times New Roman" w:cs="Times New Roman"/>
          <w:sz w:val="24"/>
          <w:szCs w:val="24"/>
        </w:rPr>
        <w:tab/>
      </w:r>
    </w:p>
    <w:p w14:paraId="327344B5" w14:textId="7BF8D10A" w:rsidR="001B3344" w:rsidRDefault="00DC1215" w:rsidP="00DC1215">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Favoritisme dikenal juga dengan pilih kasih merupakan tindak penyalahgunaan kekuasaan yang melibatkan tindak privatisasi sumber daya.</w:t>
      </w:r>
      <w:r>
        <w:rPr>
          <w:rFonts w:ascii="Times New Roman" w:hAnsi="Times New Roman" w:cs="Times New Roman"/>
          <w:sz w:val="24"/>
          <w:szCs w:val="24"/>
        </w:rPr>
        <w:tab/>
      </w:r>
    </w:p>
    <w:p w14:paraId="13785444" w14:textId="77777777" w:rsidR="00DC1215" w:rsidRPr="00DC1215" w:rsidRDefault="00DC1215" w:rsidP="00DC1215">
      <w:pPr>
        <w:pStyle w:val="ListParagraph"/>
        <w:spacing w:line="360" w:lineRule="auto"/>
        <w:ind w:firstLine="720"/>
        <w:jc w:val="both"/>
        <w:rPr>
          <w:rFonts w:ascii="Times New Roman" w:hAnsi="Times New Roman" w:cs="Times New Roman"/>
          <w:sz w:val="24"/>
          <w:szCs w:val="24"/>
        </w:rPr>
      </w:pPr>
    </w:p>
    <w:p w14:paraId="78F37AA9" w14:textId="77777777" w:rsidR="00DC1215" w:rsidRPr="00DC1215" w:rsidRDefault="00DC1215" w:rsidP="00DC1215">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lang w:val="en-US"/>
        </w:rPr>
        <w:t>Faktor Internal dan Eksternal Terjadinya Tindak Pidana Korupsi</w:t>
      </w:r>
    </w:p>
    <w:p w14:paraId="3348D8F2" w14:textId="48B657D5" w:rsidR="00DC1215" w:rsidRPr="00DC1215" w:rsidRDefault="00DC1215" w:rsidP="00DC1215">
      <w:pPr>
        <w:ind w:left="360" w:firstLine="720"/>
        <w:jc w:val="both"/>
        <w:rPr>
          <w:ins w:id="0" w:author="Unknown"/>
          <w:rFonts w:ascii="Times New Roman" w:hAnsi="Times New Roman" w:cs="Times New Roman"/>
          <w:sz w:val="24"/>
          <w:szCs w:val="24"/>
        </w:rPr>
      </w:pPr>
      <w:r>
        <w:rPr>
          <w:rFonts w:ascii="Times New Roman" w:hAnsi="Times New Roman" w:cs="Times New Roman"/>
          <w:sz w:val="24"/>
          <w:szCs w:val="24"/>
          <w:lang w:val="en-US"/>
        </w:rPr>
        <w:t>P</w:t>
      </w:r>
      <w:r w:rsidRPr="00DC1215">
        <w:rPr>
          <w:rFonts w:ascii="Times New Roman" w:hAnsi="Times New Roman" w:cs="Times New Roman"/>
          <w:sz w:val="24"/>
          <w:szCs w:val="24"/>
        </w:rPr>
        <w:t xml:space="preserve">enyebab korupsi secara internal berasal dari diri sendiri atau dorongan keluarga. Sedangkan penyebab korupsi secara eksternal berasal dari luar kehidupan pribadi seseorang. </w:t>
      </w:r>
    </w:p>
    <w:p w14:paraId="44E92A15" w14:textId="77777777" w:rsidR="00DC1215" w:rsidRDefault="00DC1215" w:rsidP="00DC1215">
      <w:pPr>
        <w:pStyle w:val="ListParagraph"/>
        <w:numPr>
          <w:ilvl w:val="0"/>
          <w:numId w:val="39"/>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t>Sifat Tamak dari Manusia</w:t>
      </w:r>
    </w:p>
    <w:p w14:paraId="2473F805" w14:textId="429ABA48" w:rsidR="00DC1215" w:rsidRPr="00DC1215" w:rsidRDefault="00DC1215" w:rsidP="00DC1215">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Faktor penyebab korupsi internal dan eksternal yang pertama adalah karena sifat tamak yang dimiliki oleh manusia. Sifat tamak ini tergolong penyebab internal. Umumnya, pelaku korupsi adalah pejabat atau para petinggi yang sudah memiliki banyak kekayaan. Namun, sifat tamak dan rakus memunculkan hasrat besar untuk memperkaya diri sendiri.</w:t>
      </w:r>
    </w:p>
    <w:p w14:paraId="32346788" w14:textId="77777777" w:rsidR="00DC1215" w:rsidRPr="00DC1215" w:rsidRDefault="00DC1215" w:rsidP="00DC1215">
      <w:pPr>
        <w:pStyle w:val="ListParagraph"/>
        <w:numPr>
          <w:ilvl w:val="0"/>
          <w:numId w:val="39"/>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t>Gaya Hidu</w:t>
      </w:r>
      <w:r>
        <w:rPr>
          <w:rFonts w:ascii="Times New Roman" w:hAnsi="Times New Roman" w:cs="Times New Roman"/>
          <w:sz w:val="24"/>
          <w:szCs w:val="24"/>
          <w:lang w:val="en-US"/>
        </w:rPr>
        <w:t>p</w:t>
      </w:r>
    </w:p>
    <w:p w14:paraId="355A7517" w14:textId="3566576B" w:rsidR="00DC1215" w:rsidRPr="00DC1215" w:rsidRDefault="00DC1215" w:rsidP="00DC1215">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Faktor penyebab korupsi internal dan eksternal yang kedua yaitu karena gaya hidup yang konsumtif. Menjalani hidup di kota-kota besar biasanya akan mendorong gaya hidup seseorang menjadi lebih konsumtif.</w:t>
      </w:r>
    </w:p>
    <w:p w14:paraId="70297C0D" w14:textId="77777777" w:rsidR="00DC1215" w:rsidRDefault="00DC1215" w:rsidP="00DC1215">
      <w:pPr>
        <w:pStyle w:val="ListParagraph"/>
        <w:numPr>
          <w:ilvl w:val="0"/>
          <w:numId w:val="39"/>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t>Moral yang Lemah</w:t>
      </w:r>
    </w:p>
    <w:p w14:paraId="2B0F70CC" w14:textId="2086D86C" w:rsidR="00DC1215" w:rsidRPr="00DC1215" w:rsidRDefault="00DC1215" w:rsidP="00DC1215">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 xml:space="preserve">Faktor penyebab korupsi internal dan eksternal yang ketiga yakni karena moral yang dimiliki lemah. Orang yang memiliki moral yang tidak kuat atau lemah, cenderung </w:t>
      </w:r>
      <w:r w:rsidRPr="00DC1215">
        <w:rPr>
          <w:rFonts w:ascii="Times New Roman" w:hAnsi="Times New Roman" w:cs="Times New Roman"/>
          <w:sz w:val="24"/>
          <w:szCs w:val="24"/>
        </w:rPr>
        <w:lastRenderedPageBreak/>
        <w:t>mudah terpengaruh untuk melakukan tindakan korupsi. Pengaruh-pengaruh ini bisa datang dari atasan, teman kerja, atau pihak mana pun yang memberi kesempatan untuk melakukan korupsi.</w:t>
      </w:r>
    </w:p>
    <w:p w14:paraId="34F8FFE7" w14:textId="77777777" w:rsidR="00DC1215" w:rsidRDefault="00DC1215" w:rsidP="00DC1215">
      <w:pPr>
        <w:pStyle w:val="ListParagraph"/>
        <w:numPr>
          <w:ilvl w:val="0"/>
          <w:numId w:val="39"/>
        </w:numPr>
        <w:spacing w:line="360" w:lineRule="auto"/>
        <w:jc w:val="both"/>
        <w:rPr>
          <w:rFonts w:ascii="Times New Roman" w:hAnsi="Times New Roman" w:cs="Times New Roman"/>
          <w:sz w:val="24"/>
          <w:szCs w:val="24"/>
        </w:rPr>
      </w:pPr>
      <w:r w:rsidRPr="00DC1215">
        <w:rPr>
          <w:rFonts w:ascii="Times New Roman" w:hAnsi="Times New Roman" w:cs="Times New Roman"/>
          <w:sz w:val="24"/>
          <w:szCs w:val="24"/>
        </w:rPr>
        <w:t>Dorongan Keluarga</w:t>
      </w:r>
    </w:p>
    <w:p w14:paraId="2D39D31C" w14:textId="11B560CB" w:rsidR="00DC1215" w:rsidRPr="00DC1215" w:rsidRDefault="00DC1215" w:rsidP="00727EE3">
      <w:pPr>
        <w:pStyle w:val="ListParagraph"/>
        <w:spacing w:line="360" w:lineRule="auto"/>
        <w:ind w:firstLine="720"/>
        <w:jc w:val="both"/>
        <w:rPr>
          <w:rFonts w:ascii="Times New Roman" w:hAnsi="Times New Roman" w:cs="Times New Roman"/>
          <w:sz w:val="24"/>
          <w:szCs w:val="24"/>
        </w:rPr>
      </w:pPr>
      <w:r w:rsidRPr="00DC1215">
        <w:rPr>
          <w:rFonts w:ascii="Times New Roman" w:hAnsi="Times New Roman" w:cs="Times New Roman"/>
          <w:sz w:val="24"/>
          <w:szCs w:val="24"/>
        </w:rPr>
        <w:t>Faktor penyebab korupsi internal dan eksternal yang keempat adalah karena dorongan keluarga. Sangat disayangkan jika tindakan korupsi seseorang justru karena dorongan dari keluarga.</w:t>
      </w:r>
      <w:r w:rsidR="00727EE3">
        <w:rPr>
          <w:rFonts w:ascii="Times New Roman" w:hAnsi="Times New Roman" w:cs="Times New Roman"/>
          <w:sz w:val="24"/>
          <w:szCs w:val="24"/>
          <w:lang w:val="en-US"/>
        </w:rPr>
        <w:t xml:space="preserve"> </w:t>
      </w:r>
      <w:r w:rsidRPr="00DC1215">
        <w:rPr>
          <w:rFonts w:ascii="Times New Roman" w:hAnsi="Times New Roman" w:cs="Times New Roman"/>
          <w:sz w:val="24"/>
          <w:szCs w:val="24"/>
        </w:rPr>
        <w:t>Kaum behavioris mengatakan bahwa lingkungan keluargalah yang secara kuat memberikan dorongan pada seseorang untuk melakukan korupsi. Dorongan ini bahkan bisa mengalahkan sifat baik dari orang yang sudah menjadi traits pribadinya. Lingkungan yang seharusnya mengarahkan dan membangun moral yang baik, justru mendukung seseorang ketika ia menyalahgunakan kekuasaannya.</w:t>
      </w:r>
    </w:p>
    <w:p w14:paraId="394AC5BF" w14:textId="77777777" w:rsidR="00727EE3" w:rsidRDefault="00DC1215" w:rsidP="00DC1215">
      <w:pPr>
        <w:pStyle w:val="ListParagraph"/>
        <w:numPr>
          <w:ilvl w:val="0"/>
          <w:numId w:val="39"/>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Aspek Ekonomi</w:t>
      </w:r>
    </w:p>
    <w:p w14:paraId="2B7F7A41" w14:textId="4B30E585" w:rsidR="00DC1215" w:rsidRPr="00DC1215" w:rsidRDefault="00DC1215" w:rsidP="00727EE3">
      <w:pPr>
        <w:pStyle w:val="ListParagraph"/>
        <w:spacing w:line="360" w:lineRule="auto"/>
        <w:ind w:firstLine="720"/>
        <w:jc w:val="both"/>
        <w:rPr>
          <w:rFonts w:ascii="Times New Roman" w:hAnsi="Times New Roman" w:cs="Times New Roman"/>
          <w:sz w:val="24"/>
          <w:szCs w:val="24"/>
        </w:rPr>
      </w:pPr>
      <w:r w:rsidRPr="00727EE3">
        <w:rPr>
          <w:rFonts w:ascii="Times New Roman" w:hAnsi="Times New Roman" w:cs="Times New Roman"/>
          <w:sz w:val="24"/>
          <w:szCs w:val="24"/>
        </w:rPr>
        <w:t>Faktor penyebab korupsi internal dan eksternal berikutnya masuk pada penyebab eksternal. Yang pertama adalah aspek ekonomi. Dalam perjalanan hidup seseorang, ada kalanya mereka mengalami situasi yang mendesak yang berkaitan dengan ekonomi.</w:t>
      </w:r>
      <w:r w:rsidR="00727EE3">
        <w:rPr>
          <w:rFonts w:ascii="Times New Roman" w:hAnsi="Times New Roman" w:cs="Times New Roman"/>
          <w:sz w:val="24"/>
          <w:szCs w:val="24"/>
          <w:lang w:val="en-US"/>
        </w:rPr>
        <w:t xml:space="preserve"> </w:t>
      </w:r>
      <w:r w:rsidRPr="00DC1215">
        <w:rPr>
          <w:rFonts w:ascii="Times New Roman" w:hAnsi="Times New Roman" w:cs="Times New Roman"/>
          <w:sz w:val="24"/>
          <w:szCs w:val="24"/>
        </w:rPr>
        <w:t>Faktor mendesak tersebut, apalagi jika ditambah dengan moral yang lemah, akan membuat seseorang memikirkan jalan pintas dalam mengatasi masalahnya, di antaranya adalah dengan melakukan korupsi.</w:t>
      </w:r>
    </w:p>
    <w:p w14:paraId="7ABB6BFE" w14:textId="77777777" w:rsidR="00727EE3" w:rsidRDefault="00DC1215" w:rsidP="00DC1215">
      <w:pPr>
        <w:pStyle w:val="ListParagraph"/>
        <w:numPr>
          <w:ilvl w:val="0"/>
          <w:numId w:val="39"/>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Aspek Politis</w:t>
      </w:r>
    </w:p>
    <w:p w14:paraId="14EBEF94" w14:textId="15BFD0D6" w:rsidR="00DC1215" w:rsidRPr="00727EE3" w:rsidRDefault="00DC1215" w:rsidP="00727EE3">
      <w:pPr>
        <w:pStyle w:val="ListParagraph"/>
        <w:spacing w:line="360" w:lineRule="auto"/>
        <w:ind w:firstLine="720"/>
        <w:jc w:val="both"/>
        <w:rPr>
          <w:rFonts w:ascii="Times New Roman" w:hAnsi="Times New Roman" w:cs="Times New Roman"/>
          <w:sz w:val="24"/>
          <w:szCs w:val="24"/>
        </w:rPr>
      </w:pPr>
      <w:r w:rsidRPr="00727EE3">
        <w:rPr>
          <w:rFonts w:ascii="Times New Roman" w:hAnsi="Times New Roman" w:cs="Times New Roman"/>
          <w:sz w:val="24"/>
          <w:szCs w:val="24"/>
        </w:rPr>
        <w:t>Menurut Rahardjo (1983), kontrol sosial adalah suatu proses yang dilakukan untuk mempengaruhi orang-orang agar bertingkah laku sesuai dengan harapan masyarakat. Kontrol sosial tersebut dijalankan dengan menggerakkan berbagai aktivitas yang melibatkan penggunaan kekuasaan negara sebagai suatu lembaga yang diorganisasikan secara politik, melalui lembaga-lembaga yang dibentuknya. Dengan demikian instabilitas politik, kepentingan politis, meraih dan mempertahankan kekuasaan sangat berpotensi untuk menyebabkan perilaku korupsi.</w:t>
      </w:r>
    </w:p>
    <w:p w14:paraId="7F2F3809" w14:textId="77777777" w:rsidR="00727EE3" w:rsidRDefault="00DC1215" w:rsidP="00DC1215">
      <w:pPr>
        <w:pStyle w:val="ListParagraph"/>
        <w:numPr>
          <w:ilvl w:val="0"/>
          <w:numId w:val="39"/>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Aspek Organisasi</w:t>
      </w:r>
    </w:p>
    <w:p w14:paraId="12DC3D75" w14:textId="11B6E382" w:rsidR="00DC1215" w:rsidRPr="00DC1215" w:rsidRDefault="00DC1215" w:rsidP="00727EE3">
      <w:pPr>
        <w:pStyle w:val="ListParagraph"/>
        <w:spacing w:line="360" w:lineRule="auto"/>
        <w:ind w:firstLine="720"/>
        <w:jc w:val="both"/>
        <w:rPr>
          <w:rFonts w:ascii="Times New Roman" w:hAnsi="Times New Roman" w:cs="Times New Roman"/>
          <w:sz w:val="24"/>
          <w:szCs w:val="24"/>
        </w:rPr>
      </w:pPr>
      <w:r w:rsidRPr="00727EE3">
        <w:rPr>
          <w:rFonts w:ascii="Times New Roman" w:hAnsi="Times New Roman" w:cs="Times New Roman"/>
          <w:sz w:val="24"/>
          <w:szCs w:val="24"/>
        </w:rPr>
        <w:t>Faktor penyebab korupsi internal dan eksternal berikutnya adalah karena aspek organisasi. Penyebab aspek organisasi tersebut di antaranya adalah:</w:t>
      </w:r>
    </w:p>
    <w:p w14:paraId="262E79F6"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Tidak adanya sikap keteladanan dari pimpinan</w:t>
      </w:r>
    </w:p>
    <w:p w14:paraId="60099EA4"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Tidak adanya kultur/budaya organisasi yang benar</w:t>
      </w:r>
    </w:p>
    <w:p w14:paraId="6C17F655"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Kurang memadainya sistem akuntabilitas yang benar</w:t>
      </w:r>
    </w:p>
    <w:p w14:paraId="6E520546"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Lemahnya sistem pengendalian manajemen</w:t>
      </w:r>
    </w:p>
    <w:p w14:paraId="5BA14BEF"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Lemahnya pengawasan.</w:t>
      </w:r>
    </w:p>
    <w:p w14:paraId="55EAF341"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Sikap Masyarakat terhadap Korupsi</w:t>
      </w:r>
    </w:p>
    <w:p w14:paraId="3182DFE1" w14:textId="77777777" w:rsidR="00DC1215" w:rsidRPr="00DC1215" w:rsidRDefault="00DC1215" w:rsidP="00727EE3">
      <w:pPr>
        <w:spacing w:line="360" w:lineRule="auto"/>
        <w:ind w:left="720" w:firstLine="720"/>
        <w:jc w:val="both"/>
        <w:rPr>
          <w:rFonts w:ascii="Times New Roman" w:hAnsi="Times New Roman" w:cs="Times New Roman"/>
          <w:sz w:val="24"/>
          <w:szCs w:val="24"/>
        </w:rPr>
      </w:pPr>
      <w:r w:rsidRPr="00DC1215">
        <w:rPr>
          <w:rFonts w:ascii="Times New Roman" w:hAnsi="Times New Roman" w:cs="Times New Roman"/>
          <w:sz w:val="24"/>
          <w:szCs w:val="24"/>
        </w:rPr>
        <w:lastRenderedPageBreak/>
        <w:t>Seringkali, jajaran manajemen atau pejabat yang melakukan korupsi akan menutupi aksinya. Akibatnya tindak pelanggaran korupsi dapat terus berjalan bebas dengan berbagai bentuk. Nilai-nilai di masyarakat kondusif untuk terjadinya korupsi di antaranya adalah:</w:t>
      </w:r>
    </w:p>
    <w:p w14:paraId="04D3775C"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Masyarakat kurang menyadari bahwa korban utama korupsi adalah masyarakat sendiri.</w:t>
      </w:r>
    </w:p>
    <w:p w14:paraId="3F96B5E0" w14:textId="77777777" w:rsidR="00DC1215" w:rsidRPr="00727EE3" w:rsidRDefault="00DC1215" w:rsidP="00727EE3">
      <w:pPr>
        <w:pStyle w:val="ListParagraph"/>
        <w:numPr>
          <w:ilvl w:val="0"/>
          <w:numId w:val="40"/>
        </w:numPr>
        <w:spacing w:line="360" w:lineRule="auto"/>
        <w:jc w:val="both"/>
        <w:rPr>
          <w:rFonts w:ascii="Times New Roman" w:hAnsi="Times New Roman" w:cs="Times New Roman"/>
          <w:sz w:val="24"/>
          <w:szCs w:val="24"/>
        </w:rPr>
      </w:pPr>
      <w:r w:rsidRPr="00727EE3">
        <w:rPr>
          <w:rFonts w:ascii="Times New Roman" w:hAnsi="Times New Roman" w:cs="Times New Roman"/>
          <w:sz w:val="24"/>
          <w:szCs w:val="24"/>
        </w:rPr>
        <w:t>Masyarakat kurang menyadari bila dirinya terlibat korupsi.</w:t>
      </w:r>
    </w:p>
    <w:p w14:paraId="13CC27B9" w14:textId="5888FE46" w:rsidR="00DC1215" w:rsidRDefault="00DC1215" w:rsidP="00727EE3">
      <w:pPr>
        <w:pStyle w:val="ListParagraph"/>
        <w:numPr>
          <w:ilvl w:val="0"/>
          <w:numId w:val="40"/>
        </w:numPr>
        <w:spacing w:after="120" w:line="360" w:lineRule="auto"/>
        <w:jc w:val="both"/>
        <w:rPr>
          <w:rFonts w:ascii="Times New Roman" w:hAnsi="Times New Roman" w:cs="Times New Roman"/>
          <w:sz w:val="24"/>
          <w:szCs w:val="24"/>
        </w:rPr>
      </w:pPr>
      <w:r w:rsidRPr="00727EE3">
        <w:rPr>
          <w:rFonts w:ascii="Times New Roman" w:hAnsi="Times New Roman" w:cs="Times New Roman"/>
          <w:sz w:val="24"/>
          <w:szCs w:val="24"/>
        </w:rPr>
        <w:t>Masyarakat kurang menyadari bahwa korupsi akan bisa dicegah dan diberantas bila mereka ikut aktif dalam agenda pencegahan dan pemberantasan.</w:t>
      </w:r>
    </w:p>
    <w:p w14:paraId="1A8FAD62" w14:textId="77777777" w:rsidR="00727EE3" w:rsidRPr="00727EE3" w:rsidRDefault="00727EE3" w:rsidP="00727EE3">
      <w:pPr>
        <w:pStyle w:val="ListParagraph"/>
        <w:spacing w:after="120" w:line="360" w:lineRule="auto"/>
        <w:jc w:val="both"/>
        <w:rPr>
          <w:rFonts w:ascii="Times New Roman" w:hAnsi="Times New Roman" w:cs="Times New Roman"/>
          <w:sz w:val="24"/>
          <w:szCs w:val="24"/>
        </w:rPr>
      </w:pPr>
    </w:p>
    <w:p w14:paraId="367D1C10" w14:textId="579BD801" w:rsidR="00D80703" w:rsidRPr="00727EE3" w:rsidRDefault="00727EE3" w:rsidP="00727EE3">
      <w:pPr>
        <w:pStyle w:val="ListParagraph"/>
        <w:numPr>
          <w:ilvl w:val="0"/>
          <w:numId w:val="31"/>
        </w:numPr>
        <w:jc w:val="both"/>
        <w:rPr>
          <w:rFonts w:ascii="Times New Roman" w:hAnsi="Times New Roman" w:cs="Times New Roman"/>
          <w:b/>
          <w:bCs/>
          <w:sz w:val="24"/>
          <w:szCs w:val="24"/>
        </w:rPr>
      </w:pPr>
      <w:r w:rsidRPr="00727EE3">
        <w:rPr>
          <w:rFonts w:ascii="Times New Roman" w:hAnsi="Times New Roman" w:cs="Times New Roman"/>
          <w:b/>
          <w:bCs/>
          <w:sz w:val="24"/>
          <w:szCs w:val="24"/>
          <w:lang w:val="en-US"/>
        </w:rPr>
        <w:t>Pendidikan dan Kesadaran Hukum</w:t>
      </w:r>
    </w:p>
    <w:p w14:paraId="235F0876"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Sistem pendidikan kita kiranya kurang menaruh perhatiannya dalam</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menanamkan pengertian tentang kesadaran hukum. Mengingat bahwa hukum</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adalah perlindungan kepentingan manusia, maka menurunnya kesadaran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hukum masyarakat disebabkan karena orang tidak melihat atau menyadari lagi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bahwa hukum melindungi kepentingannya.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9 Soerjono Soekanto menambahkan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bahwa menurunnya kesadaran hukum masyarakat disebabkan juga karena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para pejabat kurang menyadari akan kewajibannya untuk memelihara hukum</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dan kurangnya pengertian akan tujuannya serta fungsinya dalam</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pembangunan.</w:t>
      </w:r>
    </w:p>
    <w:p w14:paraId="684B92A9"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Tindakan atau cara apakah yang sekirarnya efektif untuk meningkatkan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kesadaran hukum masyarakat? Tindakan drastis dengan misalnya memperberat</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ancaman hukum atau dengan lebih mengetatkan penataan ketaatan warga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negara terhadap undang-undang saja, yang hanya bersifat insidentil dan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kejutan, kiranya bukanlah merupakan tindakan yang tepat untuk</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meningkatkan kesadaran hukum masyarakat. Mungkin untuk beberapa waktu</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lamanya akan tampak atau terasa adanya penertiban tetapi kesadaran hukum</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masyarakat tidak dapat dipaksakan dan tidak mungkin diciptakan dengan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tindakan yang drastis yang bersifat insidentil saja.</w:t>
      </w:r>
    </w:p>
    <w:p w14:paraId="30FA1C64"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Hukum merupakan pencerminan nilai-nilai yang terdapat di dalam</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masyarakat. Menanamkan kesadaran hukum berarti menanamkan nilai-nilai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kebudayaan. Dan nilai-nilai kebudayaan dapat dicapai dengan pendidikan. Oleh</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karena itu setelah mengetahui kemungkinan sebab-sebab merosotnya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kesadaran hukum masyarakat usaha peningkatan dan pembinaan yang utama,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efektif dan efisien ialah dengan pendidikan.</w:t>
      </w:r>
    </w:p>
    <w:p w14:paraId="10BA7848" w14:textId="16803CFB" w:rsidR="00727EE3" w:rsidRP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Pendidikan tidaklah merupakan suatu tindakan yang ”einmalig” atau</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insidentil sifatnya, tetapi merupakan suatu kegiatan yang kontinyu dan intensif</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dan terutama dalam hal pendidikan kesadaran hukum ini akan memakan waktu</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 xml:space="preserve">yang lama. Kiranya tidak berlebihan </w:t>
      </w:r>
      <w:r w:rsidRPr="00727EE3">
        <w:rPr>
          <w:rFonts w:ascii="Times New Roman" w:hAnsi="Times New Roman" w:cs="Times New Roman"/>
          <w:sz w:val="24"/>
          <w:szCs w:val="24"/>
        </w:rPr>
        <w:lastRenderedPageBreak/>
        <w:t>kalau dikatakan bahwa dengan pendidikan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yang intensif hasil peningkatan dan pembinaan kesadaran hukum baru dapat</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kita lihat hasilnya yang memuaskan sekurang-kurangnya 18 atau 19 tahun lagi.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Ini bukan suatu hal yang harus kita hadapi dengan pesimisme, tetapi harus kita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sambut dengan tekad yang bulat untuk mensukseskannya. Dengan pendidikan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sasarannya akan lebih kena secara intensif daripada cara lain yang bersifat</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drastis.</w:t>
      </w:r>
    </w:p>
    <w:p w14:paraId="32DAF59D" w14:textId="77777777" w:rsidR="00727EE3" w:rsidRPr="00727EE3" w:rsidRDefault="00727EE3" w:rsidP="00727EE3">
      <w:pPr>
        <w:pStyle w:val="ListParagraph"/>
        <w:numPr>
          <w:ilvl w:val="0"/>
          <w:numId w:val="31"/>
        </w:numPr>
        <w:spacing w:line="259" w:lineRule="auto"/>
        <w:rPr>
          <w:rFonts w:ascii="Times New Roman" w:hAnsi="Times New Roman" w:cs="Times New Roman"/>
          <w:b/>
          <w:bCs/>
          <w:sz w:val="24"/>
          <w:szCs w:val="24"/>
        </w:rPr>
      </w:pPr>
      <w:r w:rsidRPr="00727EE3">
        <w:rPr>
          <w:rFonts w:ascii="Times New Roman" w:hAnsi="Times New Roman" w:cs="Times New Roman"/>
          <w:b/>
          <w:bCs/>
          <w:sz w:val="24"/>
          <w:szCs w:val="24"/>
          <w:lang w:val="en-US"/>
        </w:rPr>
        <w:t>Peran Perguruan Tinggi</w:t>
      </w:r>
    </w:p>
    <w:p w14:paraId="04FCF2BB"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Pentingnya peran perguruan tinggi sebagai penjaga dan pengembang</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integritas bangsa, bukan saja sebagai bagian dari gerakan antikorupsi. Pada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saat yang sama institusi pendidikan ini bisa menjadi tonggak bagi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pembangunan akuntabilitas dan transparansi. Perguruan tinggi bisa menjadi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motor penggerak integritas karena mampu berperan penting memberhentikan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“supply” koruptor di negeri ini.</w:t>
      </w:r>
    </w:p>
    <w:p w14:paraId="000AB3D3"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Memerangi korupsi melalui pendayagunaan jalur pendidikan formal</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sebagai suatu bagian menangani korupsi merupakan salah satu strategi yang</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diharapkan cukup signifikan, mengingat masyarakat terdidik inilah yang</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perannya dimasyarakat cukup dominan. Mereka tidak cukup hanya dibekali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pengetahuan dan kemampuan bagaimana melakukan sesuatu pekerjaan atau</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jabatan dalam masyarakat, tetapi yang lebih utama adalah bagaimana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menggunakan ilmu dan cara-cara tersebut dengan benar, tanpa harus</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melakukan korupsi, bahkan termasuk kiat-kiat untuk melawan korupsi,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dorongan atau motivasi untuk aktif berperan dalam upaya memerangi atau</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memberantas korupsi</w:t>
      </w:r>
      <w:r>
        <w:rPr>
          <w:rFonts w:ascii="Times New Roman" w:hAnsi="Times New Roman" w:cs="Times New Roman"/>
          <w:sz w:val="24"/>
          <w:szCs w:val="24"/>
          <w:lang w:val="en-US"/>
        </w:rPr>
        <w:t>.</w:t>
      </w:r>
    </w:p>
    <w:p w14:paraId="1F700EE6"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Tujuan pemberian materi PAK bagi mahasiswa adalah agar mereka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mendapatkan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pengetahuan yang cukup tentang seluk beluk korupsi dan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pemberantasannya serta menanamkan nilai-nilai anti korupsi sejak dini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sehingga berkembang integritas diri dan lembaga. Dengan begitu diharapkan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akan tumbuh budaya anti-korupsi di kalangan mahasiswa dan perguruan tinggi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yang mendorong segenap unsur perguruan tinggi dapat berperan serta aktif</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dalam gerakan anti korupsi. Tujuan jangka panjangnya adalah bisa</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menghasilkan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generasi penerus, sarjana lulusan perguruan tinggi yang tidak</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“catat nilai”, profesional dan berintegritas serta memiliki komitmen kuat pad</w:t>
      </w:r>
      <w:r>
        <w:rPr>
          <w:rFonts w:ascii="Times New Roman" w:hAnsi="Times New Roman" w:cs="Times New Roman"/>
          <w:sz w:val="24"/>
          <w:szCs w:val="24"/>
          <w:lang w:val="en-US"/>
        </w:rPr>
        <w:t xml:space="preserve">a </w:t>
      </w:r>
      <w:r w:rsidRPr="00727EE3">
        <w:rPr>
          <w:rFonts w:ascii="Times New Roman" w:hAnsi="Times New Roman" w:cs="Times New Roman"/>
          <w:sz w:val="24"/>
          <w:szCs w:val="24"/>
        </w:rPr>
        <w:t>upaya pencegahan dan pemberantasan korupsi di Indonesia.</w:t>
      </w:r>
    </w:p>
    <w:p w14:paraId="38496042" w14:textId="77777777" w:rsidR="00727EE3" w:rsidRDefault="00727EE3" w:rsidP="00727EE3">
      <w:pPr>
        <w:spacing w:line="360" w:lineRule="auto"/>
        <w:ind w:left="360" w:firstLine="720"/>
        <w:jc w:val="both"/>
        <w:rPr>
          <w:rFonts w:ascii="Times New Roman" w:hAnsi="Times New Roman" w:cs="Times New Roman"/>
          <w:sz w:val="24"/>
          <w:szCs w:val="24"/>
        </w:rPr>
      </w:pPr>
      <w:r w:rsidRPr="00727EE3">
        <w:rPr>
          <w:rFonts w:ascii="Times New Roman" w:hAnsi="Times New Roman" w:cs="Times New Roman"/>
          <w:sz w:val="24"/>
          <w:szCs w:val="24"/>
        </w:rPr>
        <w:t>Tantangan besar perguruan tinggi kita saat ini adalah mengembalikan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pendidikan pada fungsinya sebagai pembentuk karakter bangsa yang tidak</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hanya bertugas sebagai wahana transfer ilmu pengetahuan dan teknologi,</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penguasaan keterampilan dan seni, tetapi juga membangun semangat dan</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kompetensinya sebagai agent of change bagi kehidupan bermasyarakat,</w:t>
      </w:r>
      <w:r>
        <w:rPr>
          <w:rFonts w:ascii="Times New Roman" w:hAnsi="Times New Roman" w:cs="Times New Roman"/>
          <w:sz w:val="24"/>
          <w:szCs w:val="24"/>
          <w:lang w:val="en-US"/>
        </w:rPr>
        <w:t xml:space="preserve"> </w:t>
      </w:r>
      <w:r w:rsidRPr="00727EE3">
        <w:rPr>
          <w:rFonts w:ascii="Times New Roman" w:hAnsi="Times New Roman" w:cs="Times New Roman"/>
          <w:sz w:val="24"/>
          <w:szCs w:val="24"/>
        </w:rPr>
        <w:t xml:space="preserve">berbangsa dan bernegara yang bersih dan bebas dari ancaman korupsi. </w:t>
      </w:r>
    </w:p>
    <w:p w14:paraId="6F2FBF5A" w14:textId="77777777" w:rsidR="007A35DB" w:rsidRPr="007A35DB" w:rsidRDefault="007A35DB" w:rsidP="007A35DB">
      <w:pPr>
        <w:pStyle w:val="ListParagraph"/>
        <w:numPr>
          <w:ilvl w:val="0"/>
          <w:numId w:val="31"/>
        </w:numPr>
        <w:spacing w:line="360" w:lineRule="auto"/>
        <w:jc w:val="both"/>
        <w:rPr>
          <w:rFonts w:ascii="Times New Roman" w:hAnsi="Times New Roman" w:cs="Times New Roman"/>
          <w:b/>
          <w:bCs/>
          <w:sz w:val="24"/>
          <w:szCs w:val="24"/>
        </w:rPr>
      </w:pPr>
      <w:r w:rsidRPr="007A35DB">
        <w:rPr>
          <w:rFonts w:ascii="Times New Roman" w:hAnsi="Times New Roman" w:cs="Times New Roman"/>
          <w:b/>
          <w:bCs/>
          <w:sz w:val="24"/>
          <w:szCs w:val="24"/>
          <w:lang w:val="en-US"/>
        </w:rPr>
        <w:lastRenderedPageBreak/>
        <w:t>Strategi Pemberantasan Korupsi</w:t>
      </w:r>
    </w:p>
    <w:p w14:paraId="4F517163" w14:textId="77777777" w:rsidR="007A35DB" w:rsidRDefault="007A35DB" w:rsidP="007A35DB">
      <w:pPr>
        <w:spacing w:line="360" w:lineRule="auto"/>
        <w:ind w:left="360" w:firstLine="720"/>
        <w:jc w:val="both"/>
        <w:rPr>
          <w:rFonts w:ascii="Times New Roman" w:hAnsi="Times New Roman" w:cs="Times New Roman"/>
          <w:sz w:val="24"/>
          <w:szCs w:val="24"/>
        </w:rPr>
      </w:pPr>
      <w:r w:rsidRPr="007A35DB">
        <w:rPr>
          <w:rFonts w:ascii="Times New Roman" w:hAnsi="Times New Roman" w:cs="Times New Roman"/>
          <w:sz w:val="24"/>
          <w:szCs w:val="24"/>
        </w:rPr>
        <w:t>Trisula Pemberantasan Korupsi ini selalu digaungkan oleh para Pimpinan KPK dalam berbagai kesempatan. Harapannya, Trisula akan membantu menyukseskan Visi Indonesia 2045 —yaitu negara dengan PDB terbesar ke-5 (PDB $ 7 triliun dan pendapatan per kapita $ 23.199) dan mengurangi kemiskinan hingga mendekati nol. </w:t>
      </w:r>
      <w:r>
        <w:rPr>
          <w:rFonts w:ascii="Times New Roman" w:hAnsi="Times New Roman" w:cs="Times New Roman"/>
          <w:sz w:val="24"/>
          <w:szCs w:val="24"/>
          <w:lang w:val="en-US"/>
        </w:rPr>
        <w:t xml:space="preserve">Berikut </w:t>
      </w:r>
      <w:r w:rsidRPr="007A35DB">
        <w:rPr>
          <w:rFonts w:ascii="Times New Roman" w:hAnsi="Times New Roman" w:cs="Times New Roman"/>
          <w:sz w:val="24"/>
          <w:szCs w:val="24"/>
        </w:rPr>
        <w:t>Trisula Pemberantasan Korupsi KP</w:t>
      </w:r>
      <w:r>
        <w:rPr>
          <w:rFonts w:ascii="Times New Roman" w:hAnsi="Times New Roman" w:cs="Times New Roman"/>
          <w:sz w:val="24"/>
          <w:szCs w:val="24"/>
          <w:lang w:val="en-US"/>
        </w:rPr>
        <w:t xml:space="preserve">K </w:t>
      </w:r>
      <w:r w:rsidRPr="007A35DB">
        <w:rPr>
          <w:rFonts w:ascii="Times New Roman" w:hAnsi="Times New Roman" w:cs="Times New Roman"/>
          <w:sz w:val="24"/>
          <w:szCs w:val="24"/>
        </w:rPr>
        <w:t>:</w:t>
      </w:r>
    </w:p>
    <w:p w14:paraId="1060B256" w14:textId="77777777" w:rsidR="007A35DB" w:rsidRPr="007A35DB" w:rsidRDefault="007A35DB" w:rsidP="007A35DB">
      <w:pPr>
        <w:pStyle w:val="ListParagraph"/>
        <w:numPr>
          <w:ilvl w:val="0"/>
          <w:numId w:val="43"/>
        </w:numPr>
        <w:spacing w:line="360" w:lineRule="auto"/>
        <w:jc w:val="both"/>
        <w:rPr>
          <w:rFonts w:ascii="Times New Roman" w:hAnsi="Times New Roman" w:cs="Times New Roman"/>
          <w:sz w:val="24"/>
          <w:szCs w:val="24"/>
        </w:rPr>
      </w:pPr>
      <w:r w:rsidRPr="007A35DB">
        <w:rPr>
          <w:rFonts w:ascii="Times New Roman" w:hAnsi="Times New Roman" w:cs="Times New Roman"/>
          <w:sz w:val="24"/>
          <w:szCs w:val="24"/>
        </w:rPr>
        <w:t>Sula Penindakan</w:t>
      </w:r>
    </w:p>
    <w:p w14:paraId="1709D869"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Sula Penindakan adalah strategi represif KPK dalam menyeret koruptor ke meja hijau, membacakan tuntutan, serta menghadirkan saksi-saksi dan alat bukti yang menguatkan. Strategi ini terdiri dari beberapa tahapan, yaitu penanganan laporan aduan masyarakat, penyelidikan, penyidikan, penuntutan, hingga eksekusi. </w:t>
      </w:r>
    </w:p>
    <w:p w14:paraId="388FC1BA"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 xml:space="preserve">Pengaduan masyarakat merupakan sumber informasi yang sangat penting bagi upaya pemberantasan korupsi. Karena itulah, KPK memperkuat whistleblowing system yang mendorong masyarakat mengadukan tindak pidana korupsi. Pengaduan masyarakat atas dugaan tindak pidana korupsi bisa dilakukan di </w:t>
      </w:r>
      <w:hyperlink r:id="rId6" w:history="1">
        <w:r w:rsidRPr="007A35DB">
          <w:rPr>
            <w:rStyle w:val="Hyperlink"/>
            <w:rFonts w:ascii="Times New Roman" w:hAnsi="Times New Roman" w:cs="Times New Roman"/>
            <w:color w:val="auto"/>
            <w:sz w:val="24"/>
            <w:szCs w:val="24"/>
            <w:u w:val="none"/>
          </w:rPr>
          <w:t>situs KPK.</w:t>
        </w:r>
      </w:hyperlink>
    </w:p>
    <w:p w14:paraId="43BBF21F"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KPK akan melakukan proses verifikasi dan penelaahan untuk memastikan apakah sebuah aduan bisa ditindaklanjuti ke tahap penyelidikan. Di tahap penyelidikan, KPK akan mencari sekurang-kurangnya dua alat bukti untuk melanjutkan kasus ke proses penyidikan. Pada tahap ini, salah satunya ditandai dengan ditetapkannya seseorang menjadi tersangka.</w:t>
      </w:r>
    </w:p>
    <w:p w14:paraId="08DEA55B" w14:textId="7C25730F" w:rsidR="007A35DB" w:rsidRP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Selanjutnya adalah tahap penuntutan dan pelimpahan ke Pengadilan Tindak Pidana Korupsi. Tahapan berikutnya adalah pelaksanaan putusan pengadilan. Eksekusi yang telah memperoleh kekuatan hukum tetap, dilakukan oleh jaksa.</w:t>
      </w:r>
    </w:p>
    <w:p w14:paraId="1402AAE3" w14:textId="77777777" w:rsidR="007A35DB" w:rsidRDefault="007A35DB" w:rsidP="007A35DB">
      <w:pPr>
        <w:pStyle w:val="ListParagraph"/>
        <w:numPr>
          <w:ilvl w:val="0"/>
          <w:numId w:val="43"/>
        </w:numPr>
        <w:spacing w:line="360" w:lineRule="auto"/>
        <w:jc w:val="both"/>
        <w:rPr>
          <w:rFonts w:ascii="Times New Roman" w:hAnsi="Times New Roman" w:cs="Times New Roman"/>
          <w:sz w:val="24"/>
          <w:szCs w:val="24"/>
        </w:rPr>
      </w:pPr>
      <w:r w:rsidRPr="007A35DB">
        <w:rPr>
          <w:rFonts w:ascii="Times New Roman" w:hAnsi="Times New Roman" w:cs="Times New Roman"/>
          <w:sz w:val="24"/>
          <w:szCs w:val="24"/>
        </w:rPr>
        <w:t>Sula Pencegahan</w:t>
      </w:r>
    </w:p>
    <w:p w14:paraId="4200C444"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Harus diakui masih banyak sistem di Indonesia yang membuka peluang terjadinya korupsi. Misalnya, rumitnya prosedur pelayanan publik atau berbelitnya proses perizinan sehingga memicu terjadinya penyuapan dan penyalahgunaan kekuasaan. Sistem dengan celah korupsi juga kerap terjadi pada proses pengadaan barang dan jasa yang sarat konflik kepentingan.</w:t>
      </w:r>
    </w:p>
    <w:p w14:paraId="04EA2B0E"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Sula Pencegahan mencakup perbaikan pada sistem sehingga meminimalisasi terjadinya tindak pidana korupsi. Pada strategi ini, KPK akan melakukan berbagai kajian untuk kemudian memberikan rekomendasi kepada kementerian atau lembaga terkait untuk melakukan langkah perbaikan.</w:t>
      </w:r>
    </w:p>
    <w:p w14:paraId="0D4E0693"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lastRenderedPageBreak/>
        <w:t>Di antara perbaikan yang bisa dilakukan misalnya, pelayanan publik yang dibuat transparan melalui sistem berbasis online atau sistem pengawasan terintegrasi. KPK juga mendorong penataan layanan publik melalui koordinasi dan supervisi pencegahan (korsupgah), serta transparansi penyelenggara negara (PN).</w:t>
      </w:r>
    </w:p>
    <w:p w14:paraId="1F8D839A" w14:textId="4AE6A4D3" w:rsidR="007A35DB" w:rsidRP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 xml:space="preserve">Untuk transparansi PN, KPK menerima laporan atas Laporan Harta Kekayaan Penyelenggara Negara (LHKPN) dan gratifikasi. Penyerahan LHKPN wajib dilakukan semua penyelenggara negara. Sedangkan untuk gratifikasi, penerima wajib melaporkan kepada KPK dalam jangka waktu 30 hari sejak menerimanya. Jika tidak melaporkannya, maka pegawai negeri tersebut dianggap menerima suap. </w:t>
      </w:r>
    </w:p>
    <w:p w14:paraId="1F1C8BE8" w14:textId="77777777" w:rsidR="007A35DB" w:rsidRDefault="007A35DB" w:rsidP="007A35DB">
      <w:pPr>
        <w:pStyle w:val="ListParagraph"/>
        <w:numPr>
          <w:ilvl w:val="0"/>
          <w:numId w:val="43"/>
        </w:numPr>
        <w:spacing w:line="360" w:lineRule="auto"/>
        <w:jc w:val="both"/>
        <w:rPr>
          <w:rFonts w:ascii="Times New Roman" w:hAnsi="Times New Roman" w:cs="Times New Roman"/>
          <w:sz w:val="24"/>
          <w:szCs w:val="24"/>
        </w:rPr>
      </w:pPr>
      <w:r w:rsidRPr="007A35DB">
        <w:rPr>
          <w:rFonts w:ascii="Times New Roman" w:hAnsi="Times New Roman" w:cs="Times New Roman"/>
          <w:sz w:val="24"/>
          <w:szCs w:val="24"/>
        </w:rPr>
        <w:t>Sula Pendidikan</w:t>
      </w:r>
    </w:p>
    <w:p w14:paraId="39AB3446"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Sula Pendidikan digalakkan dengan kampanye dan edukasi untuk menyamakan pemahaman dan persepsi masyarakat tentang tindak pidana korupsi, bahwa korupsi berdampak buruk dan harus diperangi bersama. </w:t>
      </w:r>
    </w:p>
    <w:p w14:paraId="61461B72"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Harus diakui, masyarakat tidak memiliki pemahaman yang sama mengenai korupsi. Contoh paling mudah adalah soal memberi "uang terima kasih" kepada aparat pelayan publik yang masih dianggap hal lumrah. Padahal uang terima kasih adalah gratifikasi yang dapat mengarah kepada korupsi.  </w:t>
      </w:r>
    </w:p>
    <w:p w14:paraId="6396124B"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Melalui Sula Pendidikan, KPK ingin membangkitkan kesadaran masyarakat mengenai dampak korupsi, mengajak masyarakat terlibat dalam gerakan pemberantasan korupsi, serta membangun perilaku dan budaya antikorupsi. </w:t>
      </w:r>
    </w:p>
    <w:p w14:paraId="3ABAC55A" w14:textId="77777777" w:rsid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Salah satu bentuk konkret edukasi anti korupsi adalah diterbitkannya Permenristekdikti Nomor 33 Tahun 2019 tentang Kewajiban Penyelenggaraan Pendidikan Anti Korupsi (PAK) di Perguruan Tinggi. Melalui Peraturan Menteri ini, perguruan tinggi negeri atau swasta wajib mengadakan mata kuliah pendidikan antikorupsi untuk para mahasiswanya.</w:t>
      </w:r>
    </w:p>
    <w:p w14:paraId="453B4A50" w14:textId="3E86215D" w:rsidR="007A35DB" w:rsidRP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 xml:space="preserve">Tidak hanya bagi mahasiswa dan masyarakat umum, pendidikan antikorupsi juga disampaikan kepada anak-anak usia dini, sekolah dasar hingga sekolah menengah atas. Salah satu bentuknya dengan berbagai permainan dan tontonan anak yang bertemakan integritas. Dengan sasaran usia yang luas tersebut, KPK berharap, pada saatnya nanti di negeri ini akan dikelola oleh generasi antikorupsi. </w:t>
      </w:r>
    </w:p>
    <w:p w14:paraId="1F2BE330" w14:textId="19BC7DB8" w:rsidR="00D80703" w:rsidRPr="007A35DB" w:rsidRDefault="00D80703" w:rsidP="007A35DB">
      <w:pPr>
        <w:spacing w:line="360" w:lineRule="auto"/>
        <w:jc w:val="both"/>
        <w:rPr>
          <w:rFonts w:ascii="Times New Roman" w:hAnsi="Times New Roman" w:cs="Times New Roman"/>
          <w:sz w:val="24"/>
          <w:szCs w:val="24"/>
        </w:rPr>
      </w:pPr>
      <w:r w:rsidRPr="007A35DB">
        <w:rPr>
          <w:rFonts w:ascii="Times New Roman" w:hAnsi="Times New Roman" w:cs="Times New Roman"/>
          <w:sz w:val="24"/>
          <w:szCs w:val="24"/>
        </w:rPr>
        <w:br w:type="page"/>
      </w:r>
    </w:p>
    <w:p w14:paraId="72DEFC83" w14:textId="77777777" w:rsidR="00D36D91" w:rsidRPr="00761166" w:rsidRDefault="00D36D91" w:rsidP="00D36D91">
      <w:pPr>
        <w:spacing w:line="259" w:lineRule="auto"/>
        <w:jc w:val="both"/>
        <w:rPr>
          <w:rFonts w:ascii="Times New Roman" w:hAnsi="Times New Roman" w:cs="Times New Roman"/>
          <w:sz w:val="24"/>
          <w:szCs w:val="24"/>
        </w:rPr>
      </w:pPr>
    </w:p>
    <w:p w14:paraId="43C99784" w14:textId="7EC7DE73" w:rsidR="00DA62BD" w:rsidRPr="00761166" w:rsidRDefault="00D36D91" w:rsidP="003868F4">
      <w:pPr>
        <w:spacing w:line="360" w:lineRule="auto"/>
        <w:jc w:val="center"/>
        <w:rPr>
          <w:rFonts w:ascii="Times New Roman" w:hAnsi="Times New Roman" w:cs="Times New Roman"/>
          <w:b/>
          <w:bCs/>
          <w:sz w:val="24"/>
          <w:szCs w:val="24"/>
          <w:lang w:val="en-US"/>
        </w:rPr>
      </w:pPr>
      <w:r w:rsidRPr="00761166">
        <w:rPr>
          <w:rFonts w:ascii="Times New Roman" w:hAnsi="Times New Roman" w:cs="Times New Roman"/>
          <w:b/>
          <w:bCs/>
          <w:sz w:val="24"/>
          <w:szCs w:val="24"/>
          <w:lang w:val="en-US"/>
        </w:rPr>
        <w:t>Daftar Pustak</w:t>
      </w:r>
      <w:r w:rsidR="00761166" w:rsidRPr="00761166">
        <w:rPr>
          <w:rFonts w:ascii="Times New Roman" w:hAnsi="Times New Roman" w:cs="Times New Roman"/>
          <w:b/>
          <w:bCs/>
          <w:sz w:val="24"/>
          <w:szCs w:val="24"/>
          <w:lang w:val="en-US"/>
        </w:rPr>
        <w:t>a</w:t>
      </w:r>
    </w:p>
    <w:p w14:paraId="5DD4298A" w14:textId="27B255E6" w:rsidR="003868F4" w:rsidRPr="00761166" w:rsidRDefault="00BC191D" w:rsidP="00761166">
      <w:pPr>
        <w:spacing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 xml:space="preserve">[1] </w:t>
      </w:r>
      <w:r w:rsidR="00761166" w:rsidRPr="00761166">
        <w:rPr>
          <w:rFonts w:ascii="Times New Roman" w:hAnsi="Times New Roman" w:cs="Times New Roman"/>
          <w:sz w:val="24"/>
          <w:szCs w:val="24"/>
          <w:lang w:val="en-US"/>
        </w:rPr>
        <w:t xml:space="preserve">Gradianto, Rheza Aditya. 2022, “Pengertian Korupsi Menurut Para Ahli”. (Diakses pada 26 Februari 2023). Available : </w:t>
      </w:r>
      <w:hyperlink r:id="rId7" w:history="1">
        <w:r w:rsidR="00761166" w:rsidRPr="00761166">
          <w:rPr>
            <w:rStyle w:val="Hyperlink"/>
            <w:rFonts w:ascii="Times New Roman" w:hAnsi="Times New Roman" w:cs="Times New Roman"/>
            <w:sz w:val="24"/>
            <w:szCs w:val="24"/>
            <w:lang w:val="en-US"/>
          </w:rPr>
          <w:t>https://bit.ly/3ECNYa1</w:t>
        </w:r>
      </w:hyperlink>
    </w:p>
    <w:p w14:paraId="63DCE447" w14:textId="19F89BE6" w:rsidR="00761166" w:rsidRDefault="00761166" w:rsidP="00761166">
      <w:pPr>
        <w:spacing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[2]</w:t>
      </w:r>
      <w:r w:rsidR="00DC1215">
        <w:rPr>
          <w:rFonts w:ascii="Times New Roman" w:hAnsi="Times New Roman" w:cs="Times New Roman"/>
          <w:sz w:val="24"/>
          <w:szCs w:val="24"/>
          <w:lang w:val="en-US"/>
        </w:rPr>
        <w:t xml:space="preserve"> Olivia, 2021. “Pengertian, Jenis dan Cara Mencegah Korupsi”. </w:t>
      </w:r>
      <w:r w:rsidR="00DC1215" w:rsidRPr="00761166">
        <w:rPr>
          <w:rFonts w:ascii="Times New Roman" w:hAnsi="Times New Roman" w:cs="Times New Roman"/>
          <w:sz w:val="24"/>
          <w:szCs w:val="24"/>
          <w:lang w:val="en-US"/>
        </w:rPr>
        <w:t xml:space="preserve">(Diakses pada 26 Februari 2023). Available : </w:t>
      </w:r>
      <w:r w:rsidR="00DC1215">
        <w:rPr>
          <w:rFonts w:ascii="Times New Roman" w:hAnsi="Times New Roman" w:cs="Times New Roman"/>
          <w:sz w:val="24"/>
          <w:szCs w:val="24"/>
          <w:lang w:val="en-US"/>
        </w:rPr>
        <w:t xml:space="preserve"> </w:t>
      </w:r>
      <w:hyperlink r:id="rId8" w:history="1">
        <w:r w:rsidR="00DC1215" w:rsidRPr="002E0C00">
          <w:rPr>
            <w:rStyle w:val="Hyperlink"/>
            <w:rFonts w:ascii="Times New Roman" w:hAnsi="Times New Roman" w:cs="Times New Roman"/>
            <w:sz w:val="24"/>
            <w:szCs w:val="24"/>
            <w:lang w:val="en-US"/>
          </w:rPr>
          <w:t>https://bit.ly/3SurcXo</w:t>
        </w:r>
      </w:hyperlink>
      <w:r w:rsidR="00DC1215">
        <w:rPr>
          <w:rFonts w:ascii="Times New Roman" w:hAnsi="Times New Roman" w:cs="Times New Roman"/>
          <w:sz w:val="24"/>
          <w:szCs w:val="24"/>
          <w:lang w:val="en-US"/>
        </w:rPr>
        <w:t xml:space="preserve"> </w:t>
      </w:r>
    </w:p>
    <w:p w14:paraId="71818125" w14:textId="60021D13" w:rsidR="00DC1215" w:rsidRDefault="00DC1215" w:rsidP="007611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Kurniawan, Andre. 2022. “Faktor Penyebab Korupsi Internal dan Eksternal”</w:t>
      </w:r>
      <w:r w:rsidRPr="00DC1215">
        <w:t xml:space="preserve"> </w:t>
      </w:r>
      <w:r w:rsidRPr="00761166">
        <w:rPr>
          <w:rFonts w:ascii="Times New Roman" w:hAnsi="Times New Roman" w:cs="Times New Roman"/>
          <w:sz w:val="24"/>
          <w:szCs w:val="24"/>
          <w:lang w:val="en-US"/>
        </w:rPr>
        <w:t xml:space="preserve">(Diakses pada 26 Februari 2023). Available : </w:t>
      </w:r>
      <w:r>
        <w:rPr>
          <w:rFonts w:ascii="Times New Roman" w:hAnsi="Times New Roman" w:cs="Times New Roman"/>
          <w:sz w:val="24"/>
          <w:szCs w:val="24"/>
          <w:lang w:val="en-US"/>
        </w:rPr>
        <w:t xml:space="preserve"> </w:t>
      </w:r>
      <w:hyperlink r:id="rId9" w:history="1">
        <w:r w:rsidRPr="002E0C00">
          <w:rPr>
            <w:rStyle w:val="Hyperlink"/>
            <w:rFonts w:ascii="Times New Roman" w:hAnsi="Times New Roman" w:cs="Times New Roman"/>
            <w:sz w:val="24"/>
            <w:szCs w:val="24"/>
            <w:lang w:val="en-US"/>
          </w:rPr>
          <w:t>https://bit.ly/3m9EWLm</w:t>
        </w:r>
      </w:hyperlink>
      <w:r>
        <w:rPr>
          <w:rFonts w:ascii="Times New Roman" w:hAnsi="Times New Roman" w:cs="Times New Roman"/>
          <w:sz w:val="24"/>
          <w:szCs w:val="24"/>
          <w:lang w:val="en-US"/>
        </w:rPr>
        <w:t xml:space="preserve"> </w:t>
      </w:r>
    </w:p>
    <w:p w14:paraId="4C224016" w14:textId="63D4C2F1" w:rsidR="007A35DB" w:rsidRDefault="007A35DB" w:rsidP="007611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Kadir, Yusrianto. 2018. “Kebijakan Pendidikan Anti Korupsi Di Perguruan Tinggi” </w:t>
      </w:r>
      <w:r w:rsidRPr="00761166">
        <w:rPr>
          <w:rFonts w:ascii="Times New Roman" w:hAnsi="Times New Roman" w:cs="Times New Roman"/>
          <w:sz w:val="24"/>
          <w:szCs w:val="24"/>
          <w:lang w:val="en-US"/>
        </w:rPr>
        <w:t xml:space="preserve">(Diakses pada 26 Februari 2023). Available : </w:t>
      </w:r>
      <w:r>
        <w:rPr>
          <w:rFonts w:ascii="Times New Roman" w:hAnsi="Times New Roman" w:cs="Times New Roman"/>
          <w:sz w:val="24"/>
          <w:szCs w:val="24"/>
          <w:lang w:val="en-US"/>
        </w:rPr>
        <w:t xml:space="preserve"> </w:t>
      </w:r>
      <w:hyperlink r:id="rId10" w:history="1">
        <w:r w:rsidRPr="002E0C00">
          <w:rPr>
            <w:rStyle w:val="Hyperlink"/>
            <w:rFonts w:ascii="Times New Roman" w:hAnsi="Times New Roman" w:cs="Times New Roman"/>
            <w:sz w:val="24"/>
            <w:szCs w:val="24"/>
            <w:lang w:val="en-US"/>
          </w:rPr>
          <w:t>https://bit.ly/3kumD2V</w:t>
        </w:r>
      </w:hyperlink>
      <w:r>
        <w:rPr>
          <w:rFonts w:ascii="Times New Roman" w:hAnsi="Times New Roman" w:cs="Times New Roman"/>
          <w:sz w:val="24"/>
          <w:szCs w:val="24"/>
          <w:lang w:val="en-US"/>
        </w:rPr>
        <w:t xml:space="preserve"> </w:t>
      </w:r>
    </w:p>
    <w:p w14:paraId="56B0F583" w14:textId="7D4D9892" w:rsidR="007A35DB" w:rsidRDefault="007A35DB" w:rsidP="007611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Web KPK, 2022. “Trisula Strategi </w:t>
      </w:r>
      <w:r w:rsidR="00965DA4">
        <w:rPr>
          <w:rFonts w:ascii="Times New Roman" w:hAnsi="Times New Roman" w:cs="Times New Roman"/>
          <w:sz w:val="24"/>
          <w:szCs w:val="24"/>
          <w:lang w:val="en-US"/>
        </w:rPr>
        <w:t>P</w:t>
      </w:r>
      <w:r>
        <w:rPr>
          <w:rFonts w:ascii="Times New Roman" w:hAnsi="Times New Roman" w:cs="Times New Roman"/>
          <w:sz w:val="24"/>
          <w:szCs w:val="24"/>
          <w:lang w:val="en-US"/>
        </w:rPr>
        <w:t xml:space="preserve">emberantasan </w:t>
      </w:r>
      <w:r w:rsidR="00965DA4">
        <w:rPr>
          <w:rFonts w:ascii="Times New Roman" w:hAnsi="Times New Roman" w:cs="Times New Roman"/>
          <w:sz w:val="24"/>
          <w:szCs w:val="24"/>
          <w:lang w:val="en-US"/>
        </w:rPr>
        <w:t>K</w:t>
      </w:r>
      <w:r>
        <w:rPr>
          <w:rFonts w:ascii="Times New Roman" w:hAnsi="Times New Roman" w:cs="Times New Roman"/>
          <w:sz w:val="24"/>
          <w:szCs w:val="24"/>
          <w:lang w:val="en-US"/>
        </w:rPr>
        <w:t xml:space="preserve">orupsi KPK </w:t>
      </w:r>
      <w:r w:rsidR="00965DA4">
        <w:rPr>
          <w:rFonts w:ascii="Times New Roman" w:hAnsi="Times New Roman" w:cs="Times New Roman"/>
          <w:sz w:val="24"/>
          <w:szCs w:val="24"/>
          <w:lang w:val="en-US"/>
        </w:rPr>
        <w:t>U</w:t>
      </w:r>
      <w:r>
        <w:rPr>
          <w:rFonts w:ascii="Times New Roman" w:hAnsi="Times New Roman" w:cs="Times New Roman"/>
          <w:sz w:val="24"/>
          <w:szCs w:val="24"/>
          <w:lang w:val="en-US"/>
        </w:rPr>
        <w:t xml:space="preserve">ntuk </w:t>
      </w:r>
      <w:r w:rsidR="00965DA4">
        <w:rPr>
          <w:rFonts w:ascii="Times New Roman" w:hAnsi="Times New Roman" w:cs="Times New Roman"/>
          <w:sz w:val="24"/>
          <w:szCs w:val="24"/>
          <w:lang w:val="en-US"/>
        </w:rPr>
        <w:t>V</w:t>
      </w:r>
      <w:r>
        <w:rPr>
          <w:rFonts w:ascii="Times New Roman" w:hAnsi="Times New Roman" w:cs="Times New Roman"/>
          <w:sz w:val="24"/>
          <w:szCs w:val="24"/>
          <w:lang w:val="en-US"/>
        </w:rPr>
        <w:t>isi Indonesia Bebas dari Korupsi”</w:t>
      </w:r>
      <w:r w:rsidR="00965DA4">
        <w:rPr>
          <w:rFonts w:ascii="Times New Roman" w:hAnsi="Times New Roman" w:cs="Times New Roman"/>
          <w:sz w:val="24"/>
          <w:szCs w:val="24"/>
          <w:lang w:val="en-US"/>
        </w:rPr>
        <w:t xml:space="preserve">. </w:t>
      </w:r>
      <w:r w:rsidR="00965DA4" w:rsidRPr="00761166">
        <w:rPr>
          <w:rFonts w:ascii="Times New Roman" w:hAnsi="Times New Roman" w:cs="Times New Roman"/>
          <w:sz w:val="24"/>
          <w:szCs w:val="24"/>
          <w:lang w:val="en-US"/>
        </w:rPr>
        <w:t>(Diakses pada 26 Februari 2023). Available :</w:t>
      </w:r>
      <w:r w:rsidR="00965DA4">
        <w:rPr>
          <w:rFonts w:ascii="Times New Roman" w:hAnsi="Times New Roman" w:cs="Times New Roman"/>
          <w:sz w:val="24"/>
          <w:szCs w:val="24"/>
          <w:lang w:val="en-US"/>
        </w:rPr>
        <w:t xml:space="preserve"> </w:t>
      </w:r>
      <w:hyperlink r:id="rId11" w:history="1">
        <w:r w:rsidR="00965DA4" w:rsidRPr="002E0C00">
          <w:rPr>
            <w:rStyle w:val="Hyperlink"/>
            <w:rFonts w:ascii="Times New Roman" w:hAnsi="Times New Roman" w:cs="Times New Roman"/>
            <w:sz w:val="24"/>
            <w:szCs w:val="24"/>
            <w:lang w:val="en-US"/>
          </w:rPr>
          <w:t>https://bit.ly/3lXyhDK</w:t>
        </w:r>
      </w:hyperlink>
      <w:r w:rsidR="00965DA4">
        <w:rPr>
          <w:rFonts w:ascii="Times New Roman" w:hAnsi="Times New Roman" w:cs="Times New Roman"/>
          <w:sz w:val="24"/>
          <w:szCs w:val="24"/>
          <w:lang w:val="en-US"/>
        </w:rPr>
        <w:t xml:space="preserve"> </w:t>
      </w:r>
    </w:p>
    <w:p w14:paraId="1232EAFA" w14:textId="77777777" w:rsidR="00DC1215" w:rsidRPr="00761166" w:rsidRDefault="00DC1215" w:rsidP="00761166">
      <w:pPr>
        <w:spacing w:line="360" w:lineRule="auto"/>
        <w:jc w:val="both"/>
        <w:rPr>
          <w:rFonts w:ascii="Times New Roman" w:hAnsi="Times New Roman" w:cs="Times New Roman"/>
          <w:sz w:val="24"/>
          <w:szCs w:val="24"/>
          <w:lang w:val="en-US"/>
        </w:rPr>
      </w:pPr>
    </w:p>
    <w:p w14:paraId="5B439D45" w14:textId="77777777" w:rsidR="00DA62BD" w:rsidRPr="00761166" w:rsidRDefault="00DA62BD" w:rsidP="00D36D91">
      <w:pPr>
        <w:spacing w:line="360" w:lineRule="auto"/>
        <w:jc w:val="both"/>
        <w:rPr>
          <w:rFonts w:ascii="Times New Roman" w:hAnsi="Times New Roman" w:cs="Times New Roman"/>
          <w:sz w:val="24"/>
          <w:szCs w:val="24"/>
        </w:rPr>
      </w:pPr>
    </w:p>
    <w:p w14:paraId="12131932" w14:textId="27BF581B" w:rsidR="00DA62BD" w:rsidRPr="00761166"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761166" w:rsidRDefault="00DA62BD" w:rsidP="00D36D91">
      <w:pPr>
        <w:spacing w:line="360" w:lineRule="auto"/>
        <w:jc w:val="both"/>
        <w:rPr>
          <w:rFonts w:ascii="Times New Roman" w:hAnsi="Times New Roman" w:cs="Times New Roman"/>
          <w:sz w:val="24"/>
          <w:szCs w:val="24"/>
        </w:rPr>
      </w:pPr>
    </w:p>
    <w:sectPr w:rsidR="00DA62BD" w:rsidRPr="00761166"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ookmanOldStyle-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72E1BD3"/>
    <w:multiLevelType w:val="hybridMultilevel"/>
    <w:tmpl w:val="755EF36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C53243"/>
    <w:multiLevelType w:val="multilevel"/>
    <w:tmpl w:val="DA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3193B"/>
    <w:multiLevelType w:val="hybridMultilevel"/>
    <w:tmpl w:val="D8E67C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1341B6"/>
    <w:multiLevelType w:val="multilevel"/>
    <w:tmpl w:val="54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611638"/>
    <w:multiLevelType w:val="hybridMultilevel"/>
    <w:tmpl w:val="E2AC80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324DA8"/>
    <w:multiLevelType w:val="multilevel"/>
    <w:tmpl w:val="D4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A1F7D79"/>
    <w:multiLevelType w:val="multilevel"/>
    <w:tmpl w:val="C7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FC45AF"/>
    <w:multiLevelType w:val="hybridMultilevel"/>
    <w:tmpl w:val="E8E4F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687518"/>
    <w:multiLevelType w:val="multilevel"/>
    <w:tmpl w:val="C30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018581969">
    <w:abstractNumId w:val="18"/>
  </w:num>
  <w:num w:numId="2" w16cid:durableId="1882861188">
    <w:abstractNumId w:val="22"/>
  </w:num>
  <w:num w:numId="3" w16cid:durableId="1604995905">
    <w:abstractNumId w:val="15"/>
  </w:num>
  <w:num w:numId="4" w16cid:durableId="1115364650">
    <w:abstractNumId w:val="4"/>
  </w:num>
  <w:num w:numId="5" w16cid:durableId="622612027">
    <w:abstractNumId w:val="36"/>
  </w:num>
  <w:num w:numId="6" w16cid:durableId="89593102">
    <w:abstractNumId w:val="43"/>
  </w:num>
  <w:num w:numId="7" w16cid:durableId="2075394480">
    <w:abstractNumId w:val="32"/>
  </w:num>
  <w:num w:numId="8" w16cid:durableId="1828744515">
    <w:abstractNumId w:val="10"/>
  </w:num>
  <w:num w:numId="9" w16cid:durableId="1092314853">
    <w:abstractNumId w:val="0"/>
  </w:num>
  <w:num w:numId="10" w16cid:durableId="579826547">
    <w:abstractNumId w:val="25"/>
  </w:num>
  <w:num w:numId="11" w16cid:durableId="76486400">
    <w:abstractNumId w:val="5"/>
  </w:num>
  <w:num w:numId="12" w16cid:durableId="1998996856">
    <w:abstractNumId w:val="17"/>
  </w:num>
  <w:num w:numId="13" w16cid:durableId="703479308">
    <w:abstractNumId w:val="2"/>
  </w:num>
  <w:num w:numId="14" w16cid:durableId="148592873">
    <w:abstractNumId w:val="41"/>
  </w:num>
  <w:num w:numId="15" w16cid:durableId="486551599">
    <w:abstractNumId w:val="16"/>
  </w:num>
  <w:num w:numId="16" w16cid:durableId="579289454">
    <w:abstractNumId w:val="30"/>
  </w:num>
  <w:num w:numId="17" w16cid:durableId="455831998">
    <w:abstractNumId w:val="13"/>
  </w:num>
  <w:num w:numId="18" w16cid:durableId="746658757">
    <w:abstractNumId w:val="3"/>
  </w:num>
  <w:num w:numId="19" w16cid:durableId="937517087">
    <w:abstractNumId w:val="27"/>
  </w:num>
  <w:num w:numId="20" w16cid:durableId="1619098421">
    <w:abstractNumId w:val="38"/>
  </w:num>
  <w:num w:numId="21" w16cid:durableId="1966034816">
    <w:abstractNumId w:val="26"/>
  </w:num>
  <w:num w:numId="22" w16cid:durableId="1128013094">
    <w:abstractNumId w:val="37"/>
  </w:num>
  <w:num w:numId="23" w16cid:durableId="118955734">
    <w:abstractNumId w:val="20"/>
  </w:num>
  <w:num w:numId="24" w16cid:durableId="1806393103">
    <w:abstractNumId w:val="31"/>
  </w:num>
  <w:num w:numId="25" w16cid:durableId="1812020748">
    <w:abstractNumId w:val="23"/>
  </w:num>
  <w:num w:numId="26" w16cid:durableId="1149782435">
    <w:abstractNumId w:val="42"/>
  </w:num>
  <w:num w:numId="27" w16cid:durableId="443379633">
    <w:abstractNumId w:val="19"/>
  </w:num>
  <w:num w:numId="28" w16cid:durableId="1175926426">
    <w:abstractNumId w:val="1"/>
  </w:num>
  <w:num w:numId="29" w16cid:durableId="841116991">
    <w:abstractNumId w:val="33"/>
  </w:num>
  <w:num w:numId="30" w16cid:durableId="445000183">
    <w:abstractNumId w:val="9"/>
  </w:num>
  <w:num w:numId="31" w16cid:durableId="2078283064">
    <w:abstractNumId w:val="12"/>
  </w:num>
  <w:num w:numId="32" w16cid:durableId="90513417">
    <w:abstractNumId w:val="40"/>
  </w:num>
  <w:num w:numId="33" w16cid:durableId="881134683">
    <w:abstractNumId w:val="35"/>
  </w:num>
  <w:num w:numId="34" w16cid:durableId="817261082">
    <w:abstractNumId w:val="24"/>
  </w:num>
  <w:num w:numId="35" w16cid:durableId="660932485">
    <w:abstractNumId w:val="6"/>
  </w:num>
  <w:num w:numId="36" w16cid:durableId="34354156">
    <w:abstractNumId w:val="11"/>
  </w:num>
  <w:num w:numId="37" w16cid:durableId="955872594">
    <w:abstractNumId w:val="29"/>
  </w:num>
  <w:num w:numId="38" w16cid:durableId="686515965">
    <w:abstractNumId w:val="14"/>
  </w:num>
  <w:num w:numId="39" w16cid:durableId="821117181">
    <w:abstractNumId w:val="34"/>
  </w:num>
  <w:num w:numId="40" w16cid:durableId="1798064236">
    <w:abstractNumId w:val="8"/>
  </w:num>
  <w:num w:numId="41" w16cid:durableId="498472888">
    <w:abstractNumId w:val="28"/>
  </w:num>
  <w:num w:numId="42" w16cid:durableId="17241016">
    <w:abstractNumId w:val="39"/>
  </w:num>
  <w:num w:numId="43" w16cid:durableId="397552333">
    <w:abstractNumId w:val="7"/>
  </w:num>
  <w:num w:numId="44" w16cid:durableId="5817640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B3344"/>
    <w:rsid w:val="003868F4"/>
    <w:rsid w:val="0058542E"/>
    <w:rsid w:val="00626B1A"/>
    <w:rsid w:val="00727EE3"/>
    <w:rsid w:val="00756BE2"/>
    <w:rsid w:val="00761166"/>
    <w:rsid w:val="007A35DB"/>
    <w:rsid w:val="0089236C"/>
    <w:rsid w:val="0091006A"/>
    <w:rsid w:val="00965DA4"/>
    <w:rsid w:val="009F110D"/>
    <w:rsid w:val="00BC191D"/>
    <w:rsid w:val="00D27941"/>
    <w:rsid w:val="00D36D91"/>
    <w:rsid w:val="00D80703"/>
    <w:rsid w:val="00DA62BD"/>
    <w:rsid w:val="00DC121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1">
    <w:name w:val="heading 1"/>
    <w:basedOn w:val="Normal"/>
    <w:next w:val="Normal"/>
    <w:link w:val="Heading1Char"/>
    <w:uiPriority w:val="9"/>
    <w:qFormat/>
    <w:rsid w:val="00761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 w:type="character" w:customStyle="1" w:styleId="Heading1Char">
    <w:name w:val="Heading 1 Char"/>
    <w:basedOn w:val="DefaultParagraphFont"/>
    <w:link w:val="Heading1"/>
    <w:uiPriority w:val="9"/>
    <w:rsid w:val="00761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166"/>
    <w:rPr>
      <w:rFonts w:asciiTheme="majorHAnsi" w:eastAsiaTheme="majorEastAsia" w:hAnsiTheme="majorHAnsi" w:cstheme="majorBidi"/>
      <w:color w:val="2F5496" w:themeColor="accent1" w:themeShade="BF"/>
      <w:sz w:val="26"/>
      <w:szCs w:val="26"/>
    </w:rPr>
  </w:style>
  <w:style w:type="paragraph" w:customStyle="1" w:styleId="tags--box--item">
    <w:name w:val="tags--box--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ags--box--itemname">
    <w:name w:val="tags--box--item__name"/>
    <w:basedOn w:val="DefaultParagraphFont"/>
    <w:rsid w:val="00761166"/>
  </w:style>
  <w:style w:type="paragraph" w:customStyle="1" w:styleId="read-page--breadcrumb--item">
    <w:name w:val="read-page--breadcrumb--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header--authorname">
    <w:name w:val="read-page--header--author__name"/>
    <w:basedOn w:val="DefaultParagraphFont"/>
    <w:rsid w:val="00761166"/>
  </w:style>
  <w:style w:type="paragraph" w:customStyle="1" w:styleId="read-page--header--authordatetime-wrapper">
    <w:name w:val="read-page--header--author__datetime-wrapper"/>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ead-page--social-sharelist-item">
    <w:name w:val="read-page--social-share__list-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social-shareshare-count-value">
    <w:name w:val="read-page--social-share__share-count-value"/>
    <w:basedOn w:val="DefaultParagraphFont"/>
    <w:rsid w:val="00761166"/>
  </w:style>
  <w:style w:type="character" w:customStyle="1" w:styleId="video-label">
    <w:name w:val="video-label"/>
    <w:basedOn w:val="DefaultParagraphFont"/>
    <w:rsid w:val="00761166"/>
  </w:style>
  <w:style w:type="character" w:customStyle="1" w:styleId="branding">
    <w:name w:val="branding"/>
    <w:basedOn w:val="DefaultParagraphFont"/>
    <w:rsid w:val="00761166"/>
  </w:style>
  <w:style w:type="character" w:customStyle="1" w:styleId="fontstyle21">
    <w:name w:val="fontstyle21"/>
    <w:basedOn w:val="DefaultParagraphFont"/>
    <w:rsid w:val="00727EE3"/>
    <w:rPr>
      <w:rFonts w:ascii="BookmanOldStyle-Italic" w:hAnsi="BookmanOldStyle-Italic" w:hint="default"/>
      <w:b w:val="0"/>
      <w:bCs w:val="0"/>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950">
      <w:bodyDiv w:val="1"/>
      <w:marLeft w:val="0"/>
      <w:marRight w:val="0"/>
      <w:marTop w:val="0"/>
      <w:marBottom w:val="0"/>
      <w:divBdr>
        <w:top w:val="none" w:sz="0" w:space="0" w:color="auto"/>
        <w:left w:val="none" w:sz="0" w:space="0" w:color="auto"/>
        <w:bottom w:val="none" w:sz="0" w:space="0" w:color="auto"/>
        <w:right w:val="none" w:sz="0" w:space="0" w:color="auto"/>
      </w:divBdr>
      <w:divsChild>
        <w:div w:id="1561788746">
          <w:marLeft w:val="0"/>
          <w:marRight w:val="0"/>
          <w:marTop w:val="0"/>
          <w:marBottom w:val="0"/>
          <w:divBdr>
            <w:top w:val="none" w:sz="0" w:space="0" w:color="auto"/>
            <w:left w:val="none" w:sz="0" w:space="0" w:color="auto"/>
            <w:bottom w:val="none" w:sz="0" w:space="0" w:color="auto"/>
            <w:right w:val="none" w:sz="0" w:space="0" w:color="auto"/>
          </w:divBdr>
          <w:divsChild>
            <w:div w:id="1616791112">
              <w:marLeft w:val="0"/>
              <w:marRight w:val="0"/>
              <w:marTop w:val="0"/>
              <w:marBottom w:val="0"/>
              <w:divBdr>
                <w:top w:val="none" w:sz="0" w:space="0" w:color="auto"/>
                <w:left w:val="none" w:sz="0" w:space="0" w:color="auto"/>
                <w:bottom w:val="none" w:sz="0" w:space="0" w:color="auto"/>
                <w:right w:val="none" w:sz="0" w:space="0" w:color="auto"/>
              </w:divBdr>
              <w:divsChild>
                <w:div w:id="1032876817">
                  <w:marLeft w:val="0"/>
                  <w:marRight w:val="0"/>
                  <w:marTop w:val="0"/>
                  <w:marBottom w:val="0"/>
                  <w:divBdr>
                    <w:top w:val="none" w:sz="0" w:space="0" w:color="auto"/>
                    <w:left w:val="none" w:sz="0" w:space="0" w:color="auto"/>
                    <w:bottom w:val="none" w:sz="0" w:space="0" w:color="auto"/>
                    <w:right w:val="none" w:sz="0" w:space="0" w:color="auto"/>
                  </w:divBdr>
                </w:div>
                <w:div w:id="1419400234">
                  <w:marLeft w:val="300"/>
                  <w:marRight w:val="300"/>
                  <w:marTop w:val="30"/>
                  <w:marBottom w:val="30"/>
                  <w:divBdr>
                    <w:top w:val="none" w:sz="0" w:space="0" w:color="auto"/>
                    <w:left w:val="none" w:sz="0" w:space="0" w:color="auto"/>
                    <w:bottom w:val="none" w:sz="0" w:space="0" w:color="auto"/>
                    <w:right w:val="none" w:sz="0" w:space="0" w:color="auto"/>
                  </w:divBdr>
                  <w:divsChild>
                    <w:div w:id="1619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219">
          <w:marLeft w:val="0"/>
          <w:marRight w:val="0"/>
          <w:marTop w:val="0"/>
          <w:marBottom w:val="0"/>
          <w:divBdr>
            <w:top w:val="none" w:sz="0" w:space="0" w:color="auto"/>
            <w:left w:val="none" w:sz="0" w:space="0" w:color="auto"/>
            <w:bottom w:val="none" w:sz="0" w:space="0" w:color="auto"/>
            <w:right w:val="none" w:sz="0" w:space="0" w:color="auto"/>
          </w:divBdr>
          <w:divsChild>
            <w:div w:id="1217351247">
              <w:marLeft w:val="0"/>
              <w:marRight w:val="5100"/>
              <w:marTop w:val="0"/>
              <w:marBottom w:val="0"/>
              <w:divBdr>
                <w:top w:val="none" w:sz="0" w:space="0" w:color="auto"/>
                <w:left w:val="none" w:sz="0" w:space="0" w:color="auto"/>
                <w:bottom w:val="none" w:sz="0" w:space="0" w:color="auto"/>
                <w:right w:val="none" w:sz="0" w:space="0" w:color="auto"/>
              </w:divBdr>
              <w:divsChild>
                <w:div w:id="1434668533">
                  <w:marLeft w:val="0"/>
                  <w:marRight w:val="0"/>
                  <w:marTop w:val="0"/>
                  <w:marBottom w:val="0"/>
                  <w:divBdr>
                    <w:top w:val="none" w:sz="0" w:space="0" w:color="auto"/>
                    <w:left w:val="none" w:sz="0" w:space="0" w:color="auto"/>
                    <w:bottom w:val="none" w:sz="0" w:space="0" w:color="auto"/>
                    <w:right w:val="none" w:sz="0" w:space="0" w:color="auto"/>
                  </w:divBdr>
                  <w:divsChild>
                    <w:div w:id="402021544">
                      <w:marLeft w:val="0"/>
                      <w:marRight w:val="0"/>
                      <w:marTop w:val="0"/>
                      <w:marBottom w:val="0"/>
                      <w:divBdr>
                        <w:top w:val="none" w:sz="0" w:space="0" w:color="auto"/>
                        <w:left w:val="none" w:sz="0" w:space="0" w:color="auto"/>
                        <w:bottom w:val="none" w:sz="0" w:space="0" w:color="auto"/>
                        <w:right w:val="none" w:sz="0" w:space="0" w:color="auto"/>
                      </w:divBdr>
                      <w:divsChild>
                        <w:div w:id="1301568045">
                          <w:marLeft w:val="0"/>
                          <w:marRight w:val="0"/>
                          <w:marTop w:val="0"/>
                          <w:marBottom w:val="0"/>
                          <w:divBdr>
                            <w:top w:val="none" w:sz="0" w:space="0" w:color="auto"/>
                            <w:left w:val="none" w:sz="0" w:space="0" w:color="auto"/>
                            <w:bottom w:val="none" w:sz="0" w:space="0" w:color="auto"/>
                            <w:right w:val="none" w:sz="0" w:space="0" w:color="auto"/>
                          </w:divBdr>
                        </w:div>
                      </w:divsChild>
                    </w:div>
                    <w:div w:id="1543518527">
                      <w:marLeft w:val="0"/>
                      <w:marRight w:val="0"/>
                      <w:marTop w:val="0"/>
                      <w:marBottom w:val="0"/>
                      <w:divBdr>
                        <w:top w:val="none" w:sz="0" w:space="0" w:color="auto"/>
                        <w:left w:val="none" w:sz="0" w:space="0" w:color="auto"/>
                        <w:bottom w:val="none" w:sz="0" w:space="0" w:color="auto"/>
                        <w:right w:val="none" w:sz="0" w:space="0" w:color="auto"/>
                      </w:divBdr>
                      <w:divsChild>
                        <w:div w:id="1492021285">
                          <w:marLeft w:val="0"/>
                          <w:marRight w:val="0"/>
                          <w:marTop w:val="60"/>
                          <w:marBottom w:val="0"/>
                          <w:divBdr>
                            <w:top w:val="none" w:sz="0" w:space="0" w:color="auto"/>
                            <w:left w:val="none" w:sz="0" w:space="0" w:color="auto"/>
                            <w:bottom w:val="none" w:sz="0" w:space="0" w:color="auto"/>
                            <w:right w:val="none" w:sz="0" w:space="0" w:color="auto"/>
                          </w:divBdr>
                        </w:div>
                      </w:divsChild>
                    </w:div>
                    <w:div w:id="1335958602">
                      <w:marLeft w:val="0"/>
                      <w:marRight w:val="0"/>
                      <w:marTop w:val="0"/>
                      <w:marBottom w:val="300"/>
                      <w:divBdr>
                        <w:top w:val="none" w:sz="0" w:space="0" w:color="auto"/>
                        <w:left w:val="none" w:sz="0" w:space="0" w:color="auto"/>
                        <w:bottom w:val="none" w:sz="0" w:space="0" w:color="auto"/>
                        <w:right w:val="none" w:sz="0" w:space="0" w:color="auto"/>
                      </w:divBdr>
                      <w:divsChild>
                        <w:div w:id="743333954">
                          <w:marLeft w:val="0"/>
                          <w:marRight w:val="0"/>
                          <w:marTop w:val="0"/>
                          <w:marBottom w:val="0"/>
                          <w:divBdr>
                            <w:top w:val="none" w:sz="0" w:space="0" w:color="auto"/>
                            <w:left w:val="none" w:sz="0" w:space="0" w:color="auto"/>
                            <w:bottom w:val="none" w:sz="0" w:space="0" w:color="auto"/>
                            <w:right w:val="none" w:sz="0" w:space="0" w:color="auto"/>
                          </w:divBdr>
                          <w:divsChild>
                            <w:div w:id="736438469">
                              <w:marLeft w:val="0"/>
                              <w:marRight w:val="0"/>
                              <w:marTop w:val="0"/>
                              <w:marBottom w:val="0"/>
                              <w:divBdr>
                                <w:top w:val="none" w:sz="0" w:space="0" w:color="auto"/>
                                <w:left w:val="none" w:sz="0" w:space="0" w:color="auto"/>
                                <w:bottom w:val="none" w:sz="0" w:space="0" w:color="auto"/>
                                <w:right w:val="none" w:sz="0" w:space="0" w:color="auto"/>
                              </w:divBdr>
                            </w:div>
                          </w:divsChild>
                        </w:div>
                        <w:div w:id="1598908535">
                          <w:marLeft w:val="0"/>
                          <w:marRight w:val="0"/>
                          <w:marTop w:val="0"/>
                          <w:marBottom w:val="450"/>
                          <w:divBdr>
                            <w:top w:val="none" w:sz="0" w:space="0" w:color="auto"/>
                            <w:left w:val="none" w:sz="0" w:space="0" w:color="auto"/>
                            <w:bottom w:val="none" w:sz="0" w:space="0" w:color="auto"/>
                            <w:right w:val="none" w:sz="0" w:space="0" w:color="auto"/>
                          </w:divBdr>
                          <w:divsChild>
                            <w:div w:id="1561865875">
                              <w:marLeft w:val="0"/>
                              <w:marRight w:val="0"/>
                              <w:marTop w:val="0"/>
                              <w:marBottom w:val="0"/>
                              <w:divBdr>
                                <w:top w:val="none" w:sz="0" w:space="0" w:color="auto"/>
                                <w:left w:val="none" w:sz="0" w:space="0" w:color="auto"/>
                                <w:bottom w:val="none" w:sz="0" w:space="0" w:color="auto"/>
                                <w:right w:val="none" w:sz="0" w:space="0" w:color="auto"/>
                              </w:divBdr>
                              <w:divsChild>
                                <w:div w:id="803936160">
                                  <w:marLeft w:val="0"/>
                                  <w:marRight w:val="0"/>
                                  <w:marTop w:val="0"/>
                                  <w:marBottom w:val="0"/>
                                  <w:divBdr>
                                    <w:top w:val="none" w:sz="0" w:space="0" w:color="auto"/>
                                    <w:left w:val="none" w:sz="0" w:space="0" w:color="auto"/>
                                    <w:bottom w:val="none" w:sz="0" w:space="0" w:color="auto"/>
                                    <w:right w:val="none" w:sz="0" w:space="0" w:color="auto"/>
                                  </w:divBdr>
                                  <w:divsChild>
                                    <w:div w:id="833642207">
                                      <w:marLeft w:val="0"/>
                                      <w:marRight w:val="0"/>
                                      <w:marTop w:val="0"/>
                                      <w:marBottom w:val="0"/>
                                      <w:divBdr>
                                        <w:top w:val="none" w:sz="0" w:space="0" w:color="auto"/>
                                        <w:left w:val="none" w:sz="0" w:space="0" w:color="auto"/>
                                        <w:bottom w:val="none" w:sz="0" w:space="0" w:color="auto"/>
                                        <w:right w:val="none" w:sz="0" w:space="0" w:color="auto"/>
                                      </w:divBdr>
                                      <w:divsChild>
                                        <w:div w:id="86510684">
                                          <w:marLeft w:val="0"/>
                                          <w:marRight w:val="0"/>
                                          <w:marTop w:val="0"/>
                                          <w:marBottom w:val="0"/>
                                          <w:divBdr>
                                            <w:top w:val="none" w:sz="0" w:space="0" w:color="auto"/>
                                            <w:left w:val="none" w:sz="0" w:space="0" w:color="auto"/>
                                            <w:bottom w:val="none" w:sz="0" w:space="0" w:color="auto"/>
                                            <w:right w:val="none" w:sz="0" w:space="0" w:color="auto"/>
                                          </w:divBdr>
                                          <w:divsChild>
                                            <w:div w:id="1452243476">
                                              <w:marLeft w:val="0"/>
                                              <w:marRight w:val="0"/>
                                              <w:marTop w:val="300"/>
                                              <w:marBottom w:val="300"/>
                                              <w:divBdr>
                                                <w:top w:val="none" w:sz="0" w:space="0" w:color="auto"/>
                                                <w:left w:val="single" w:sz="36" w:space="8" w:color="31824A"/>
                                                <w:bottom w:val="none" w:sz="0" w:space="0" w:color="auto"/>
                                                <w:right w:val="none" w:sz="0" w:space="0" w:color="auto"/>
                                              </w:divBdr>
                                            </w:div>
                                          </w:divsChild>
                                        </w:div>
                                      </w:divsChild>
                                    </w:div>
                                  </w:divsChild>
                                </w:div>
                                <w:div w:id="1992516788">
                                  <w:marLeft w:val="0"/>
                                  <w:marRight w:val="0"/>
                                  <w:marTop w:val="0"/>
                                  <w:marBottom w:val="0"/>
                                  <w:divBdr>
                                    <w:top w:val="none" w:sz="0" w:space="0" w:color="auto"/>
                                    <w:left w:val="none" w:sz="0" w:space="0" w:color="auto"/>
                                    <w:bottom w:val="none" w:sz="0" w:space="0" w:color="auto"/>
                                    <w:right w:val="none" w:sz="0" w:space="0" w:color="auto"/>
                                  </w:divBdr>
                                </w:div>
                                <w:div w:id="1255673536">
                                  <w:marLeft w:val="0"/>
                                  <w:marRight w:val="0"/>
                                  <w:marTop w:val="0"/>
                                  <w:marBottom w:val="0"/>
                                  <w:divBdr>
                                    <w:top w:val="none" w:sz="0" w:space="0" w:color="auto"/>
                                    <w:left w:val="none" w:sz="0" w:space="0" w:color="auto"/>
                                    <w:bottom w:val="none" w:sz="0" w:space="0" w:color="auto"/>
                                    <w:right w:val="none" w:sz="0" w:space="0" w:color="auto"/>
                                  </w:divBdr>
                                  <w:divsChild>
                                    <w:div w:id="1892693174">
                                      <w:marLeft w:val="0"/>
                                      <w:marRight w:val="0"/>
                                      <w:marTop w:val="0"/>
                                      <w:marBottom w:val="0"/>
                                      <w:divBdr>
                                        <w:top w:val="none" w:sz="0" w:space="0" w:color="auto"/>
                                        <w:left w:val="none" w:sz="0" w:space="0" w:color="auto"/>
                                        <w:bottom w:val="none" w:sz="0" w:space="0" w:color="auto"/>
                                        <w:right w:val="none" w:sz="0" w:space="0" w:color="auto"/>
                                      </w:divBdr>
                                      <w:divsChild>
                                        <w:div w:id="1777407774">
                                          <w:marLeft w:val="0"/>
                                          <w:marRight w:val="0"/>
                                          <w:marTop w:val="0"/>
                                          <w:marBottom w:val="0"/>
                                          <w:divBdr>
                                            <w:top w:val="none" w:sz="0" w:space="0" w:color="auto"/>
                                            <w:left w:val="none" w:sz="0" w:space="0" w:color="auto"/>
                                            <w:bottom w:val="none" w:sz="0" w:space="0" w:color="auto"/>
                                            <w:right w:val="none" w:sz="0" w:space="0" w:color="auto"/>
                                          </w:divBdr>
                                          <w:divsChild>
                                            <w:div w:id="906838060">
                                              <w:marLeft w:val="0"/>
                                              <w:marRight w:val="0"/>
                                              <w:marTop w:val="0"/>
                                              <w:marBottom w:val="0"/>
                                              <w:divBdr>
                                                <w:top w:val="single" w:sz="2" w:space="0" w:color="DFDFDF"/>
                                                <w:left w:val="single" w:sz="2" w:space="0" w:color="DFDFDF"/>
                                                <w:bottom w:val="single" w:sz="2" w:space="0" w:color="DFDFDF"/>
                                                <w:right w:val="single" w:sz="2" w:space="0" w:color="DFDFDF"/>
                                              </w:divBdr>
                                              <w:divsChild>
                                                <w:div w:id="2128304514">
                                                  <w:marLeft w:val="0"/>
                                                  <w:marRight w:val="0"/>
                                                  <w:marTop w:val="75"/>
                                                  <w:marBottom w:val="0"/>
                                                  <w:divBdr>
                                                    <w:top w:val="none" w:sz="0" w:space="0" w:color="auto"/>
                                                    <w:left w:val="none" w:sz="0" w:space="0" w:color="auto"/>
                                                    <w:bottom w:val="none" w:sz="0" w:space="0" w:color="auto"/>
                                                    <w:right w:val="none" w:sz="0" w:space="0" w:color="auto"/>
                                                  </w:divBdr>
                                                  <w:divsChild>
                                                    <w:div w:id="766268191">
                                                      <w:marLeft w:val="0"/>
                                                      <w:marRight w:val="0"/>
                                                      <w:marTop w:val="0"/>
                                                      <w:marBottom w:val="0"/>
                                                      <w:divBdr>
                                                        <w:top w:val="none" w:sz="0" w:space="0" w:color="auto"/>
                                                        <w:left w:val="none" w:sz="0" w:space="0" w:color="auto"/>
                                                        <w:bottom w:val="none" w:sz="0" w:space="0" w:color="auto"/>
                                                        <w:right w:val="none" w:sz="0" w:space="0" w:color="auto"/>
                                                      </w:divBdr>
                                                      <w:divsChild>
                                                        <w:div w:id="2024818718">
                                                          <w:marLeft w:val="0"/>
                                                          <w:marRight w:val="0"/>
                                                          <w:marTop w:val="0"/>
                                                          <w:marBottom w:val="0"/>
                                                          <w:divBdr>
                                                            <w:top w:val="none" w:sz="0" w:space="0" w:color="auto"/>
                                                            <w:left w:val="none" w:sz="0" w:space="0" w:color="auto"/>
                                                            <w:bottom w:val="none" w:sz="0" w:space="0" w:color="auto"/>
                                                            <w:right w:val="none" w:sz="0" w:space="0" w:color="auto"/>
                                                          </w:divBdr>
                                                        </w:div>
                                                        <w:div w:id="14655365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87947800">
                                                  <w:marLeft w:val="-192"/>
                                                  <w:marRight w:val="0"/>
                                                  <w:marTop w:val="0"/>
                                                  <w:marBottom w:val="0"/>
                                                  <w:divBdr>
                                                    <w:top w:val="none" w:sz="0" w:space="0" w:color="auto"/>
                                                    <w:left w:val="none" w:sz="0" w:space="0" w:color="auto"/>
                                                    <w:bottom w:val="none" w:sz="0" w:space="0" w:color="auto"/>
                                                    <w:right w:val="none" w:sz="0" w:space="0" w:color="auto"/>
                                                  </w:divBdr>
                                                  <w:divsChild>
                                                    <w:div w:id="1982075173">
                                                      <w:marLeft w:val="0"/>
                                                      <w:marRight w:val="0"/>
                                                      <w:marTop w:val="0"/>
                                                      <w:marBottom w:val="45"/>
                                                      <w:divBdr>
                                                        <w:top w:val="single" w:sz="2" w:space="0" w:color="A9A9A9"/>
                                                        <w:left w:val="single" w:sz="2" w:space="0" w:color="A9A9A9"/>
                                                        <w:bottom w:val="single" w:sz="2" w:space="0" w:color="A9A9A9"/>
                                                        <w:right w:val="single" w:sz="2" w:space="0" w:color="A9A9A9"/>
                                                      </w:divBdr>
                                                      <w:divsChild>
                                                        <w:div w:id="1152987966">
                                                          <w:marLeft w:val="0"/>
                                                          <w:marRight w:val="0"/>
                                                          <w:marTop w:val="0"/>
                                                          <w:marBottom w:val="0"/>
                                                          <w:divBdr>
                                                            <w:top w:val="none" w:sz="0" w:space="0" w:color="auto"/>
                                                            <w:left w:val="none" w:sz="0" w:space="0" w:color="auto"/>
                                                            <w:bottom w:val="none" w:sz="0" w:space="0" w:color="auto"/>
                                                            <w:right w:val="none" w:sz="0" w:space="0" w:color="auto"/>
                                                          </w:divBdr>
                                                          <w:divsChild>
                                                            <w:div w:id="1937902985">
                                                              <w:marLeft w:val="196"/>
                                                              <w:marRight w:val="0"/>
                                                              <w:marTop w:val="0"/>
                                                              <w:marBottom w:val="150"/>
                                                              <w:divBdr>
                                                                <w:top w:val="single" w:sz="2" w:space="0" w:color="E4E4E4"/>
                                                                <w:left w:val="single" w:sz="2" w:space="0" w:color="E4E4E4"/>
                                                                <w:bottom w:val="single" w:sz="2" w:space="0" w:color="E4E4E4"/>
                                                                <w:right w:val="single" w:sz="2" w:space="0" w:color="E4E4E4"/>
                                                              </w:divBdr>
                                                            </w:div>
                                                            <w:div w:id="448819847">
                                                              <w:marLeft w:val="196"/>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 w:id="1630696495">
                                  <w:marLeft w:val="0"/>
                                  <w:marRight w:val="0"/>
                                  <w:marTop w:val="0"/>
                                  <w:marBottom w:val="0"/>
                                  <w:divBdr>
                                    <w:top w:val="none" w:sz="0" w:space="0" w:color="auto"/>
                                    <w:left w:val="none" w:sz="0" w:space="0" w:color="auto"/>
                                    <w:bottom w:val="none" w:sz="0" w:space="0" w:color="auto"/>
                                    <w:right w:val="none" w:sz="0" w:space="0" w:color="auto"/>
                                  </w:divBdr>
                                </w:div>
                              </w:divsChild>
                            </w:div>
                            <w:div w:id="1779908976">
                              <w:marLeft w:val="0"/>
                              <w:marRight w:val="0"/>
                              <w:marTop w:val="0"/>
                              <w:marBottom w:val="0"/>
                              <w:divBdr>
                                <w:top w:val="none" w:sz="0" w:space="0" w:color="auto"/>
                                <w:left w:val="none" w:sz="0" w:space="0" w:color="auto"/>
                                <w:bottom w:val="none" w:sz="0" w:space="0" w:color="auto"/>
                                <w:right w:val="none" w:sz="0" w:space="0" w:color="auto"/>
                              </w:divBdr>
                              <w:divsChild>
                                <w:div w:id="32653517">
                                  <w:marLeft w:val="0"/>
                                  <w:marRight w:val="0"/>
                                  <w:marTop w:val="0"/>
                                  <w:marBottom w:val="0"/>
                                  <w:divBdr>
                                    <w:top w:val="none" w:sz="0" w:space="0" w:color="auto"/>
                                    <w:left w:val="none" w:sz="0" w:space="0" w:color="auto"/>
                                    <w:bottom w:val="none" w:sz="0" w:space="0" w:color="auto"/>
                                    <w:right w:val="none" w:sz="0" w:space="0" w:color="auto"/>
                                  </w:divBdr>
                                  <w:divsChild>
                                    <w:div w:id="1123039229">
                                      <w:marLeft w:val="0"/>
                                      <w:marRight w:val="0"/>
                                      <w:marTop w:val="0"/>
                                      <w:marBottom w:val="0"/>
                                      <w:divBdr>
                                        <w:top w:val="none" w:sz="0" w:space="0" w:color="auto"/>
                                        <w:left w:val="none" w:sz="0" w:space="0" w:color="auto"/>
                                        <w:bottom w:val="none" w:sz="0" w:space="0" w:color="auto"/>
                                        <w:right w:val="none" w:sz="0" w:space="0" w:color="auto"/>
                                      </w:divBdr>
                                    </w:div>
                                  </w:divsChild>
                                </w:div>
                                <w:div w:id="304817586">
                                  <w:marLeft w:val="0"/>
                                  <w:marRight w:val="0"/>
                                  <w:marTop w:val="0"/>
                                  <w:marBottom w:val="0"/>
                                  <w:divBdr>
                                    <w:top w:val="none" w:sz="0" w:space="0" w:color="auto"/>
                                    <w:left w:val="none" w:sz="0" w:space="0" w:color="auto"/>
                                    <w:bottom w:val="none" w:sz="0" w:space="0" w:color="auto"/>
                                    <w:right w:val="none" w:sz="0" w:space="0" w:color="auto"/>
                                  </w:divBdr>
                                </w:div>
                                <w:div w:id="997926453">
                                  <w:marLeft w:val="0"/>
                                  <w:marRight w:val="0"/>
                                  <w:marTop w:val="0"/>
                                  <w:marBottom w:val="0"/>
                                  <w:divBdr>
                                    <w:top w:val="none" w:sz="0" w:space="0" w:color="auto"/>
                                    <w:left w:val="none" w:sz="0" w:space="0" w:color="auto"/>
                                    <w:bottom w:val="none" w:sz="0" w:space="0" w:color="auto"/>
                                    <w:right w:val="none" w:sz="0" w:space="0" w:color="auto"/>
                                  </w:divBdr>
                                </w:div>
                                <w:div w:id="1233388072">
                                  <w:marLeft w:val="0"/>
                                  <w:marRight w:val="0"/>
                                  <w:marTop w:val="300"/>
                                  <w:marBottom w:val="300"/>
                                  <w:divBdr>
                                    <w:top w:val="none" w:sz="0" w:space="0" w:color="auto"/>
                                    <w:left w:val="single" w:sz="36" w:space="8" w:color="31824A"/>
                                    <w:bottom w:val="none" w:sz="0" w:space="0" w:color="auto"/>
                                    <w:right w:val="none" w:sz="0" w:space="0" w:color="auto"/>
                                  </w:divBdr>
                                </w:div>
                                <w:div w:id="1089546753">
                                  <w:marLeft w:val="0"/>
                                  <w:marRight w:val="0"/>
                                  <w:marTop w:val="0"/>
                                  <w:marBottom w:val="0"/>
                                  <w:divBdr>
                                    <w:top w:val="none" w:sz="0" w:space="0" w:color="auto"/>
                                    <w:left w:val="none" w:sz="0" w:space="0" w:color="auto"/>
                                    <w:bottom w:val="none" w:sz="0" w:space="0" w:color="auto"/>
                                    <w:right w:val="none" w:sz="0" w:space="0" w:color="auto"/>
                                  </w:divBdr>
                                </w:div>
                              </w:divsChild>
                            </w:div>
                            <w:div w:id="302076903">
                              <w:marLeft w:val="0"/>
                              <w:marRight w:val="0"/>
                              <w:marTop w:val="0"/>
                              <w:marBottom w:val="0"/>
                              <w:divBdr>
                                <w:top w:val="none" w:sz="0" w:space="0" w:color="auto"/>
                                <w:left w:val="none" w:sz="0" w:space="0" w:color="auto"/>
                                <w:bottom w:val="none" w:sz="0" w:space="0" w:color="auto"/>
                                <w:right w:val="none" w:sz="0" w:space="0" w:color="auto"/>
                              </w:divBdr>
                              <w:divsChild>
                                <w:div w:id="1751807200">
                                  <w:marLeft w:val="0"/>
                                  <w:marRight w:val="0"/>
                                  <w:marTop w:val="0"/>
                                  <w:marBottom w:val="0"/>
                                  <w:divBdr>
                                    <w:top w:val="none" w:sz="0" w:space="0" w:color="auto"/>
                                    <w:left w:val="none" w:sz="0" w:space="0" w:color="auto"/>
                                    <w:bottom w:val="none" w:sz="0" w:space="0" w:color="auto"/>
                                    <w:right w:val="none" w:sz="0" w:space="0" w:color="auto"/>
                                  </w:divBdr>
                                  <w:divsChild>
                                    <w:div w:id="2072652288">
                                      <w:marLeft w:val="0"/>
                                      <w:marRight w:val="0"/>
                                      <w:marTop w:val="0"/>
                                      <w:marBottom w:val="0"/>
                                      <w:divBdr>
                                        <w:top w:val="none" w:sz="0" w:space="0" w:color="auto"/>
                                        <w:left w:val="none" w:sz="0" w:space="0" w:color="auto"/>
                                        <w:bottom w:val="none" w:sz="0" w:space="0" w:color="auto"/>
                                        <w:right w:val="none" w:sz="0" w:space="0" w:color="auto"/>
                                      </w:divBdr>
                                    </w:div>
                                  </w:divsChild>
                                </w:div>
                                <w:div w:id="18729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626400137">
      <w:bodyDiv w:val="1"/>
      <w:marLeft w:val="0"/>
      <w:marRight w:val="0"/>
      <w:marTop w:val="0"/>
      <w:marBottom w:val="0"/>
      <w:divBdr>
        <w:top w:val="none" w:sz="0" w:space="0" w:color="auto"/>
        <w:left w:val="none" w:sz="0" w:space="0" w:color="auto"/>
        <w:bottom w:val="none" w:sz="0" w:space="0" w:color="auto"/>
        <w:right w:val="none" w:sz="0" w:space="0" w:color="auto"/>
      </w:divBdr>
      <w:divsChild>
        <w:div w:id="1778714676">
          <w:marLeft w:val="0"/>
          <w:marRight w:val="0"/>
          <w:marTop w:val="0"/>
          <w:marBottom w:val="0"/>
          <w:divBdr>
            <w:top w:val="none" w:sz="0" w:space="0" w:color="auto"/>
            <w:left w:val="none" w:sz="0" w:space="0" w:color="auto"/>
            <w:bottom w:val="none" w:sz="0" w:space="0" w:color="auto"/>
            <w:right w:val="none" w:sz="0" w:space="0" w:color="auto"/>
          </w:divBdr>
          <w:divsChild>
            <w:div w:id="1393892926">
              <w:marLeft w:val="0"/>
              <w:marRight w:val="0"/>
              <w:marTop w:val="100"/>
              <w:marBottom w:val="100"/>
              <w:divBdr>
                <w:top w:val="none" w:sz="0" w:space="0" w:color="auto"/>
                <w:left w:val="none" w:sz="0" w:space="0" w:color="auto"/>
                <w:bottom w:val="none" w:sz="0" w:space="0" w:color="auto"/>
                <w:right w:val="none" w:sz="0" w:space="0" w:color="auto"/>
              </w:divBdr>
              <w:divsChild>
                <w:div w:id="228197792">
                  <w:marLeft w:val="0"/>
                  <w:marRight w:val="0"/>
                  <w:marTop w:val="0"/>
                  <w:marBottom w:val="0"/>
                  <w:divBdr>
                    <w:top w:val="none" w:sz="0" w:space="0" w:color="auto"/>
                    <w:left w:val="none" w:sz="0" w:space="0" w:color="auto"/>
                    <w:bottom w:val="none" w:sz="0" w:space="0" w:color="auto"/>
                    <w:right w:val="none" w:sz="0" w:space="0" w:color="auto"/>
                  </w:divBdr>
                </w:div>
              </w:divsChild>
            </w:div>
            <w:div w:id="993220040">
              <w:marLeft w:val="0"/>
              <w:marRight w:val="0"/>
              <w:marTop w:val="450"/>
              <w:marBottom w:val="450"/>
              <w:divBdr>
                <w:top w:val="none" w:sz="0" w:space="0" w:color="auto"/>
                <w:left w:val="none" w:sz="0" w:space="0" w:color="auto"/>
                <w:bottom w:val="none" w:sz="0" w:space="0" w:color="auto"/>
                <w:right w:val="none" w:sz="0" w:space="0" w:color="auto"/>
              </w:divBdr>
            </w:div>
          </w:divsChild>
        </w:div>
        <w:div w:id="453911593">
          <w:marLeft w:val="0"/>
          <w:marRight w:val="0"/>
          <w:marTop w:val="0"/>
          <w:marBottom w:val="0"/>
          <w:divBdr>
            <w:top w:val="none" w:sz="0" w:space="0" w:color="auto"/>
            <w:left w:val="none" w:sz="0" w:space="0" w:color="auto"/>
            <w:bottom w:val="none" w:sz="0" w:space="0" w:color="auto"/>
            <w:right w:val="none" w:sz="0" w:space="0" w:color="auto"/>
          </w:divBdr>
          <w:divsChild>
            <w:div w:id="1555849874">
              <w:marLeft w:val="0"/>
              <w:marRight w:val="0"/>
              <w:marTop w:val="450"/>
              <w:marBottom w:val="450"/>
              <w:divBdr>
                <w:top w:val="none" w:sz="0" w:space="0" w:color="auto"/>
                <w:left w:val="none" w:sz="0" w:space="0" w:color="auto"/>
                <w:bottom w:val="none" w:sz="0" w:space="0" w:color="auto"/>
                <w:right w:val="none" w:sz="0" w:space="0" w:color="auto"/>
              </w:divBdr>
              <w:divsChild>
                <w:div w:id="1151676468">
                  <w:marLeft w:val="0"/>
                  <w:marRight w:val="0"/>
                  <w:marTop w:val="0"/>
                  <w:marBottom w:val="0"/>
                  <w:divBdr>
                    <w:top w:val="none" w:sz="0" w:space="0" w:color="auto"/>
                    <w:left w:val="none" w:sz="0" w:space="0" w:color="auto"/>
                    <w:bottom w:val="none" w:sz="0" w:space="0" w:color="auto"/>
                    <w:right w:val="none" w:sz="0" w:space="0" w:color="auto"/>
                  </w:divBdr>
                  <w:divsChild>
                    <w:div w:id="816186086">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439691591">
              <w:marLeft w:val="0"/>
              <w:marRight w:val="0"/>
              <w:marTop w:val="0"/>
              <w:marBottom w:val="0"/>
              <w:divBdr>
                <w:top w:val="none" w:sz="0" w:space="0" w:color="auto"/>
                <w:left w:val="none" w:sz="0" w:space="0" w:color="auto"/>
                <w:bottom w:val="none" w:sz="0" w:space="0" w:color="auto"/>
                <w:right w:val="none" w:sz="0" w:space="0" w:color="auto"/>
              </w:divBdr>
            </w:div>
            <w:div w:id="186532162">
              <w:marLeft w:val="0"/>
              <w:marRight w:val="0"/>
              <w:marTop w:val="450"/>
              <w:marBottom w:val="450"/>
              <w:divBdr>
                <w:top w:val="none" w:sz="0" w:space="0" w:color="auto"/>
                <w:left w:val="none" w:sz="0" w:space="0" w:color="auto"/>
                <w:bottom w:val="none" w:sz="0" w:space="0" w:color="auto"/>
                <w:right w:val="none" w:sz="0" w:space="0" w:color="auto"/>
              </w:divBdr>
            </w:div>
          </w:divsChild>
        </w:div>
        <w:div w:id="1873416318">
          <w:marLeft w:val="0"/>
          <w:marRight w:val="0"/>
          <w:marTop w:val="0"/>
          <w:marBottom w:val="0"/>
          <w:divBdr>
            <w:top w:val="none" w:sz="0" w:space="0" w:color="auto"/>
            <w:left w:val="none" w:sz="0" w:space="0" w:color="auto"/>
            <w:bottom w:val="none" w:sz="0" w:space="0" w:color="auto"/>
            <w:right w:val="none" w:sz="0" w:space="0" w:color="auto"/>
          </w:divBdr>
          <w:divsChild>
            <w:div w:id="1585259946">
              <w:marLeft w:val="0"/>
              <w:marRight w:val="0"/>
              <w:marTop w:val="450"/>
              <w:marBottom w:val="450"/>
              <w:divBdr>
                <w:top w:val="none" w:sz="0" w:space="0" w:color="auto"/>
                <w:left w:val="none" w:sz="0" w:space="0" w:color="auto"/>
                <w:bottom w:val="none" w:sz="0" w:space="0" w:color="auto"/>
                <w:right w:val="none" w:sz="0" w:space="0" w:color="auto"/>
              </w:divBdr>
            </w:div>
          </w:divsChild>
        </w:div>
        <w:div w:id="1416777396">
          <w:marLeft w:val="0"/>
          <w:marRight w:val="0"/>
          <w:marTop w:val="0"/>
          <w:marBottom w:val="0"/>
          <w:divBdr>
            <w:top w:val="none" w:sz="0" w:space="0" w:color="auto"/>
            <w:left w:val="none" w:sz="0" w:space="0" w:color="auto"/>
            <w:bottom w:val="none" w:sz="0" w:space="0" w:color="auto"/>
            <w:right w:val="none" w:sz="0" w:space="0" w:color="auto"/>
          </w:divBdr>
          <w:divsChild>
            <w:div w:id="1294019751">
              <w:marLeft w:val="0"/>
              <w:marRight w:val="0"/>
              <w:marTop w:val="450"/>
              <w:marBottom w:val="450"/>
              <w:divBdr>
                <w:top w:val="none" w:sz="0" w:space="0" w:color="auto"/>
                <w:left w:val="none" w:sz="0" w:space="0" w:color="auto"/>
                <w:bottom w:val="none" w:sz="0" w:space="0" w:color="auto"/>
                <w:right w:val="none" w:sz="0" w:space="0" w:color="auto"/>
              </w:divBdr>
              <w:divsChild>
                <w:div w:id="971401702">
                  <w:marLeft w:val="0"/>
                  <w:marRight w:val="0"/>
                  <w:marTop w:val="0"/>
                  <w:marBottom w:val="0"/>
                  <w:divBdr>
                    <w:top w:val="none" w:sz="0" w:space="0" w:color="auto"/>
                    <w:left w:val="none" w:sz="0" w:space="0" w:color="auto"/>
                    <w:bottom w:val="none" w:sz="0" w:space="0" w:color="auto"/>
                    <w:right w:val="none" w:sz="0" w:space="0" w:color="auto"/>
                  </w:divBdr>
                  <w:divsChild>
                    <w:div w:id="85445942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267854043">
              <w:marLeft w:val="0"/>
              <w:marRight w:val="0"/>
              <w:marTop w:val="0"/>
              <w:marBottom w:val="0"/>
              <w:divBdr>
                <w:top w:val="none" w:sz="0" w:space="0" w:color="auto"/>
                <w:left w:val="none" w:sz="0" w:space="0" w:color="auto"/>
                <w:bottom w:val="none" w:sz="0" w:space="0" w:color="auto"/>
                <w:right w:val="none" w:sz="0" w:space="0" w:color="auto"/>
              </w:divBdr>
            </w:div>
            <w:div w:id="156309358">
              <w:marLeft w:val="0"/>
              <w:marRight w:val="0"/>
              <w:marTop w:val="450"/>
              <w:marBottom w:val="450"/>
              <w:divBdr>
                <w:top w:val="none" w:sz="0" w:space="0" w:color="auto"/>
                <w:left w:val="none" w:sz="0" w:space="0" w:color="auto"/>
                <w:bottom w:val="none" w:sz="0" w:space="0" w:color="auto"/>
                <w:right w:val="none" w:sz="0" w:space="0" w:color="auto"/>
              </w:divBdr>
            </w:div>
          </w:divsChild>
        </w:div>
        <w:div w:id="220793327">
          <w:marLeft w:val="0"/>
          <w:marRight w:val="0"/>
          <w:marTop w:val="0"/>
          <w:marBottom w:val="0"/>
          <w:divBdr>
            <w:top w:val="none" w:sz="0" w:space="0" w:color="auto"/>
            <w:left w:val="none" w:sz="0" w:space="0" w:color="auto"/>
            <w:bottom w:val="none" w:sz="0" w:space="0" w:color="auto"/>
            <w:right w:val="none" w:sz="0" w:space="0" w:color="auto"/>
          </w:divBdr>
          <w:divsChild>
            <w:div w:id="1295410299">
              <w:marLeft w:val="0"/>
              <w:marRight w:val="0"/>
              <w:marTop w:val="450"/>
              <w:marBottom w:val="450"/>
              <w:divBdr>
                <w:top w:val="none" w:sz="0" w:space="0" w:color="auto"/>
                <w:left w:val="none" w:sz="0" w:space="0" w:color="auto"/>
                <w:bottom w:val="none" w:sz="0" w:space="0" w:color="auto"/>
                <w:right w:val="none" w:sz="0" w:space="0" w:color="auto"/>
              </w:divBdr>
              <w:divsChild>
                <w:div w:id="1912888418">
                  <w:marLeft w:val="0"/>
                  <w:marRight w:val="0"/>
                  <w:marTop w:val="0"/>
                  <w:marBottom w:val="0"/>
                  <w:divBdr>
                    <w:top w:val="none" w:sz="0" w:space="0" w:color="auto"/>
                    <w:left w:val="none" w:sz="0" w:space="0" w:color="auto"/>
                    <w:bottom w:val="none" w:sz="0" w:space="0" w:color="auto"/>
                    <w:right w:val="none" w:sz="0" w:space="0" w:color="auto"/>
                  </w:divBdr>
                  <w:divsChild>
                    <w:div w:id="161902597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sChild>
        </w:div>
      </w:divsChild>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1078475936">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4866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2767">
          <w:marLeft w:val="0"/>
          <w:marRight w:val="0"/>
          <w:marTop w:val="0"/>
          <w:marBottom w:val="0"/>
          <w:divBdr>
            <w:top w:val="none" w:sz="0" w:space="0" w:color="auto"/>
            <w:left w:val="none" w:sz="0" w:space="0" w:color="auto"/>
            <w:bottom w:val="none" w:sz="0" w:space="0" w:color="auto"/>
            <w:right w:val="none" w:sz="0" w:space="0" w:color="auto"/>
          </w:divBdr>
        </w:div>
        <w:div w:id="744647368">
          <w:marLeft w:val="0"/>
          <w:marRight w:val="0"/>
          <w:marTop w:val="0"/>
          <w:marBottom w:val="0"/>
          <w:divBdr>
            <w:top w:val="none" w:sz="0" w:space="0" w:color="auto"/>
            <w:left w:val="none" w:sz="0" w:space="0" w:color="auto"/>
            <w:bottom w:val="none" w:sz="0" w:space="0" w:color="auto"/>
            <w:right w:val="none" w:sz="0" w:space="0" w:color="auto"/>
          </w:divBdr>
        </w:div>
        <w:div w:id="333842072">
          <w:marLeft w:val="0"/>
          <w:marRight w:val="0"/>
          <w:marTop w:val="0"/>
          <w:marBottom w:val="0"/>
          <w:divBdr>
            <w:top w:val="none" w:sz="0" w:space="0" w:color="auto"/>
            <w:left w:val="none" w:sz="0" w:space="0" w:color="auto"/>
            <w:bottom w:val="none" w:sz="0" w:space="0" w:color="auto"/>
            <w:right w:val="none" w:sz="0" w:space="0" w:color="auto"/>
          </w:divBdr>
        </w:div>
        <w:div w:id="57168306">
          <w:marLeft w:val="0"/>
          <w:marRight w:val="0"/>
          <w:marTop w:val="0"/>
          <w:marBottom w:val="0"/>
          <w:divBdr>
            <w:top w:val="none" w:sz="0" w:space="0" w:color="auto"/>
            <w:left w:val="none" w:sz="0" w:space="0" w:color="auto"/>
            <w:bottom w:val="none" w:sz="0" w:space="0" w:color="auto"/>
            <w:right w:val="none" w:sz="0" w:space="0" w:color="auto"/>
          </w:divBdr>
        </w:div>
        <w:div w:id="1203983195">
          <w:marLeft w:val="0"/>
          <w:marRight w:val="0"/>
          <w:marTop w:val="0"/>
          <w:marBottom w:val="0"/>
          <w:divBdr>
            <w:top w:val="none" w:sz="0" w:space="0" w:color="auto"/>
            <w:left w:val="none" w:sz="0" w:space="0" w:color="auto"/>
            <w:bottom w:val="none" w:sz="0" w:space="0" w:color="auto"/>
            <w:right w:val="none" w:sz="0" w:space="0" w:color="auto"/>
          </w:divBdr>
        </w:div>
      </w:divsChild>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3SurcX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bit.ly/3ECNYa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lc.kpk.go.id/aksi-informasi/Eksplorasi/kws.kpk.go.id" TargetMode="External"/><Relationship Id="rId11" Type="http://schemas.openxmlformats.org/officeDocument/2006/relationships/hyperlink" Target="https://bit.ly/3lXyhDK" TargetMode="External"/><Relationship Id="rId5" Type="http://schemas.openxmlformats.org/officeDocument/2006/relationships/webSettings" Target="webSettings.xml"/><Relationship Id="rId10" Type="http://schemas.openxmlformats.org/officeDocument/2006/relationships/hyperlink" Target="https://bit.ly/3kumD2V" TargetMode="External"/><Relationship Id="rId4" Type="http://schemas.openxmlformats.org/officeDocument/2006/relationships/settings" Target="settings.xml"/><Relationship Id="rId9" Type="http://schemas.openxmlformats.org/officeDocument/2006/relationships/hyperlink" Target="https://bit.ly/3m9EW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3</cp:revision>
  <dcterms:created xsi:type="dcterms:W3CDTF">2023-02-20T09:15:00Z</dcterms:created>
  <dcterms:modified xsi:type="dcterms:W3CDTF">2023-04-23T01:07:00Z</dcterms:modified>
</cp:coreProperties>
</file>